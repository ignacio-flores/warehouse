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5EAD5" w14:textId="77777777" w:rsidR="00620CF6" w:rsidRDefault="00620CF6">
      <w:pPr>
        <w:pStyle w:val="BodyText"/>
        <w:rPr>
          <w:rFonts w:ascii="Times New Roman"/>
        </w:rPr>
      </w:pPr>
    </w:p>
    <w:p w14:paraId="453EB516" w14:textId="77777777" w:rsidR="00620CF6" w:rsidRDefault="00620CF6">
      <w:pPr>
        <w:pStyle w:val="BodyText"/>
        <w:rPr>
          <w:rFonts w:ascii="Times New Roman"/>
        </w:rPr>
      </w:pPr>
    </w:p>
    <w:p w14:paraId="11B5E051" w14:textId="77777777" w:rsidR="00620CF6" w:rsidRDefault="00620CF6">
      <w:pPr>
        <w:pStyle w:val="BodyText"/>
        <w:rPr>
          <w:rFonts w:ascii="Times New Roman"/>
        </w:rPr>
      </w:pPr>
    </w:p>
    <w:p w14:paraId="539A90FC" w14:textId="77777777" w:rsidR="00620CF6" w:rsidRDefault="00000000">
      <w:pPr>
        <w:pStyle w:val="Heading2"/>
        <w:numPr>
          <w:ilvl w:val="1"/>
          <w:numId w:val="14"/>
        </w:numPr>
        <w:tabs>
          <w:tab w:val="left" w:pos="817"/>
        </w:tabs>
      </w:pPr>
      <w:bookmarkStart w:id="0" w:name="_bookmark8"/>
      <w:bookmarkStart w:id="1" w:name="_Hlk172045709"/>
      <w:bookmarkEnd w:id="0"/>
      <w:r>
        <w:rPr>
          <w:w w:val="105"/>
        </w:rPr>
        <w:t>Supplementary</w:t>
      </w:r>
      <w:r>
        <w:rPr>
          <w:spacing w:val="69"/>
          <w:w w:val="105"/>
        </w:rPr>
        <w:t xml:space="preserve"> </w:t>
      </w:r>
      <w:r>
        <w:rPr>
          <w:spacing w:val="-2"/>
          <w:w w:val="105"/>
        </w:rPr>
        <w:t>variables</w:t>
      </w:r>
    </w:p>
    <w:p w14:paraId="6BB8FDDE" w14:textId="77777777" w:rsidR="00620CF6" w:rsidRDefault="00620CF6">
      <w:pPr>
        <w:pStyle w:val="BodyText"/>
        <w:spacing w:before="3"/>
        <w:rPr>
          <w:b/>
          <w:sz w:val="31"/>
        </w:rPr>
      </w:pPr>
    </w:p>
    <w:p w14:paraId="4470D08E" w14:textId="29ABEBCC" w:rsidR="00F431FF" w:rsidRDefault="00745353" w:rsidP="00F431FF">
      <w:pPr>
        <w:pStyle w:val="BodyText"/>
        <w:spacing w:line="355" w:lineRule="auto"/>
        <w:ind w:left="117" w:right="315"/>
        <w:jc w:val="both"/>
        <w:rPr>
          <w:ins w:id="2" w:author="Salvatore Morelli" w:date="2024-07-19T11:23:00Z"/>
          <w:spacing w:val="-4"/>
        </w:rPr>
      </w:pPr>
      <w:ins w:id="3" w:author="Luca Giangregorio" w:date="2024-07-16T15:37:00Z">
        <w:r>
          <w:rPr>
            <w:spacing w:val="-4"/>
          </w:rPr>
          <w:t xml:space="preserve">To </w:t>
        </w:r>
      </w:ins>
      <w:ins w:id="4" w:author="Luca Giangregorio" w:date="2024-07-16T17:43:00Z">
        <w:r w:rsidR="008E79FC">
          <w:rPr>
            <w:spacing w:val="-4"/>
          </w:rPr>
          <w:t>facilitate</w:t>
        </w:r>
      </w:ins>
      <w:ins w:id="5" w:author="Luca Giangregorio" w:date="2024-07-16T15:38:00Z">
        <w:r>
          <w:rPr>
            <w:spacing w:val="-4"/>
          </w:rPr>
          <w:t xml:space="preserve"> broader </w:t>
        </w:r>
      </w:ins>
      <w:ins w:id="6" w:author="Luca Giangregorio" w:date="2024-07-16T15:39:00Z">
        <w:r>
          <w:rPr>
            <w:spacing w:val="-4"/>
          </w:rPr>
          <w:t xml:space="preserve">use and comparability </w:t>
        </w:r>
      </w:ins>
      <w:ins w:id="7" w:author="Luca Giangregorio" w:date="2024-07-16T15:37:00Z">
        <w:r>
          <w:rPr>
            <w:spacing w:val="-4"/>
          </w:rPr>
          <w:t>of the general warehouse data,</w:t>
        </w:r>
      </w:ins>
      <w:ins w:id="8" w:author="Luca Giangregorio" w:date="2024-07-16T15:40:00Z">
        <w:r>
          <w:rPr>
            <w:spacing w:val="-4"/>
          </w:rPr>
          <w:t xml:space="preserve"> a set of additional supplementary variables</w:t>
        </w:r>
      </w:ins>
      <w:ins w:id="9" w:author="Luca Giangregorio" w:date="2024-07-16T17:44:00Z">
        <w:r w:rsidR="008E79FC">
          <w:rPr>
            <w:spacing w:val="-4"/>
          </w:rPr>
          <w:t xml:space="preserve"> </w:t>
        </w:r>
      </w:ins>
      <w:ins w:id="10" w:author="Luca Giangregorio" w:date="2024-07-16T15:40:00Z">
        <w:r>
          <w:rPr>
            <w:spacing w:val="-4"/>
          </w:rPr>
          <w:t xml:space="preserve">covering </w:t>
        </w:r>
      </w:ins>
      <w:ins w:id="11" w:author="Luca Giangregorio" w:date="2024-07-16T17:44:00Z">
        <w:r w:rsidR="008E79FC">
          <w:rPr>
            <w:spacing w:val="-4"/>
          </w:rPr>
          <w:t>various</w:t>
        </w:r>
      </w:ins>
      <w:ins w:id="12" w:author="Luca Giangregorio" w:date="2024-07-16T15:40:00Z">
        <w:r>
          <w:rPr>
            <w:spacing w:val="-4"/>
          </w:rPr>
          <w:t xml:space="preserve"> </w:t>
        </w:r>
        <w:del w:id="13" w:author="Salvatore Morelli" w:date="2024-07-19T11:22:00Z">
          <w:r w:rsidDel="00FE491E">
            <w:rPr>
              <w:spacing w:val="-4"/>
            </w:rPr>
            <w:delText>applications</w:delText>
          </w:r>
        </w:del>
      </w:ins>
      <w:ins w:id="14" w:author="Luca Giangregorio" w:date="2024-07-16T17:44:00Z">
        <w:del w:id="15" w:author="Salvatore Morelli" w:date="2024-07-19T11:22:00Z">
          <w:r w:rsidR="008E79FC" w:rsidDel="00FE491E">
            <w:rPr>
              <w:spacing w:val="-4"/>
            </w:rPr>
            <w:delText xml:space="preserve"> – </w:delText>
          </w:r>
        </w:del>
      </w:ins>
      <w:ins w:id="16" w:author="Luca Giangregorio" w:date="2024-07-16T16:54:00Z">
        <w:del w:id="17" w:author="Salvatore Morelli" w:date="2024-07-19T11:22:00Z">
          <w:r w:rsidR="00F431FF" w:rsidDel="00FE491E">
            <w:rPr>
              <w:spacing w:val="-4"/>
            </w:rPr>
            <w:delText>W</w:delText>
          </w:r>
        </w:del>
      </w:ins>
      <w:ins w:id="18" w:author="Luca Giangregorio" w:date="2024-07-16T17:44:00Z">
        <w:del w:id="19" w:author="Salvatore Morelli" w:date="2024-07-19T11:22:00Z">
          <w:r w:rsidR="008E79FC" w:rsidDel="00FE491E">
            <w:rPr>
              <w:spacing w:val="-4"/>
            </w:rPr>
            <w:delText xml:space="preserve">orld Inequality </w:delText>
          </w:r>
          <w:r w:rsidR="008B7AF7" w:rsidDel="00FE491E">
            <w:rPr>
              <w:spacing w:val="-4"/>
            </w:rPr>
            <w:delText>Database</w:delText>
          </w:r>
        </w:del>
      </w:ins>
      <w:ins w:id="20" w:author="Luca Giangregorio" w:date="2024-07-16T16:54:00Z">
        <w:del w:id="21" w:author="Salvatore Morelli" w:date="2024-07-19T11:22:00Z">
          <w:r w:rsidR="00F431FF" w:rsidDel="00FE491E">
            <w:rPr>
              <w:spacing w:val="-4"/>
            </w:rPr>
            <w:delText>, World Bank, and politic</w:delText>
          </w:r>
        </w:del>
      </w:ins>
      <w:ins w:id="22" w:author="Luca Giangregorio" w:date="2024-07-16T17:44:00Z">
        <w:del w:id="23" w:author="Salvatore Morelli" w:date="2024-07-19T11:22:00Z">
          <w:r w:rsidR="008B7AF7" w:rsidDel="00FE491E">
            <w:rPr>
              <w:spacing w:val="-4"/>
            </w:rPr>
            <w:delText xml:space="preserve">al data – has been </w:delText>
          </w:r>
        </w:del>
      </w:ins>
      <w:ins w:id="24" w:author="Salvatore Morelli" w:date="2024-07-19T11:22:00Z">
        <w:r w:rsidR="00FE491E">
          <w:rPr>
            <w:spacing w:val="-4"/>
          </w:rPr>
          <w:t xml:space="preserve">is </w:t>
        </w:r>
      </w:ins>
      <w:ins w:id="25" w:author="Luca Giangregorio" w:date="2024-07-16T17:44:00Z">
        <w:r w:rsidR="008B7AF7">
          <w:rPr>
            <w:spacing w:val="-4"/>
          </w:rPr>
          <w:t>provided</w:t>
        </w:r>
      </w:ins>
      <w:ins w:id="26" w:author="Salvatore Morelli" w:date="2024-07-19T11:22:00Z">
        <w:r w:rsidR="00FE491E">
          <w:rPr>
            <w:spacing w:val="-4"/>
          </w:rPr>
          <w:t xml:space="preserve"> to complement the data warehouse</w:t>
        </w:r>
      </w:ins>
      <w:ins w:id="27" w:author="Luca Giangregorio" w:date="2024-07-16T15:40:00Z">
        <w:r>
          <w:rPr>
            <w:spacing w:val="-4"/>
          </w:rPr>
          <w:t xml:space="preserve">. </w:t>
        </w:r>
      </w:ins>
      <w:ins w:id="28" w:author="Luca Giangregorio" w:date="2024-07-16T15:41:00Z">
        <w:r>
          <w:rPr>
            <w:spacing w:val="-4"/>
          </w:rPr>
          <w:t>These additional variables are</w:t>
        </w:r>
      </w:ins>
      <w:ins w:id="29" w:author="Luca Giangregorio" w:date="2024-07-16T17:39:00Z">
        <w:r w:rsidR="008A412D">
          <w:rPr>
            <w:spacing w:val="-4"/>
          </w:rPr>
          <w:t xml:space="preserve"> </w:t>
        </w:r>
        <w:r w:rsidR="008A412D">
          <w:t>available</w:t>
        </w:r>
        <w:r w:rsidR="008A412D">
          <w:rPr>
            <w:spacing w:val="-11"/>
          </w:rPr>
          <w:t xml:space="preserve"> </w:t>
        </w:r>
      </w:ins>
      <w:ins w:id="30" w:author="Luca Giangregorio" w:date="2024-07-16T17:45:00Z">
        <w:r w:rsidR="008B7AF7">
          <w:t>o</w:t>
        </w:r>
      </w:ins>
      <w:ins w:id="31" w:author="Luca Giangregorio" w:date="2024-07-16T17:39:00Z">
        <w:r w:rsidR="008A412D">
          <w:t>n</w:t>
        </w:r>
        <w:r w:rsidR="008A412D">
          <w:rPr>
            <w:spacing w:val="-11"/>
          </w:rPr>
          <w:t xml:space="preserve"> </w:t>
        </w:r>
        <w:r w:rsidR="008A412D">
          <w:t>our</w:t>
        </w:r>
        <w:r w:rsidR="008A412D">
          <w:rPr>
            <w:spacing w:val="-11"/>
          </w:rPr>
          <w:t xml:space="preserve"> </w:t>
        </w:r>
        <w:r w:rsidR="008A412D">
          <w:t>GitHub</w:t>
        </w:r>
        <w:r w:rsidR="008A412D">
          <w:rPr>
            <w:spacing w:val="-11"/>
          </w:rPr>
          <w:t xml:space="preserve"> </w:t>
        </w:r>
        <w:r w:rsidR="008A412D">
          <w:t>repository</w:t>
        </w:r>
      </w:ins>
      <w:ins w:id="32" w:author="Luca Giangregorio" w:date="2024-07-16T17:45:00Z">
        <w:r w:rsidR="008B7AF7">
          <w:t xml:space="preserve"> and</w:t>
        </w:r>
      </w:ins>
      <w:ins w:id="33" w:author="Luca Giangregorio" w:date="2024-07-16T17:39:00Z">
        <w:r w:rsidR="008A412D">
          <w:rPr>
            <w:spacing w:val="-11"/>
          </w:rPr>
          <w:t xml:space="preserve"> </w:t>
        </w:r>
        <w:r w:rsidR="008A412D">
          <w:t xml:space="preserve">stored </w:t>
        </w:r>
        <w:r w:rsidR="008A412D">
          <w:rPr>
            <w:spacing w:val="-4"/>
          </w:rPr>
          <w:t xml:space="preserve">in a downloadable file </w:t>
        </w:r>
      </w:ins>
      <w:ins w:id="34" w:author="Luca Giangregorio" w:date="2024-07-16T17:45:00Z">
        <w:r w:rsidR="008B7AF7">
          <w:rPr>
            <w:spacing w:val="-4"/>
          </w:rPr>
          <w:t>named</w:t>
        </w:r>
      </w:ins>
      <w:ins w:id="35" w:author="Luca Giangregorio" w:date="2024-07-16T17:39:00Z">
        <w:r w:rsidR="008A412D">
          <w:rPr>
            <w:spacing w:val="-4"/>
          </w:rPr>
          <w:t xml:space="preserve"> “</w:t>
        </w:r>
        <w:proofErr w:type="spellStart"/>
        <w:r w:rsidR="008A412D">
          <w:rPr>
            <w:spacing w:val="-4"/>
          </w:rPr>
          <w:t>supplementary_var</w:t>
        </w:r>
        <w:proofErr w:type="spellEnd"/>
        <w:r w:rsidR="008A412D">
          <w:rPr>
            <w:spacing w:val="-4"/>
          </w:rPr>
          <w:t>”. This</w:t>
        </w:r>
      </w:ins>
      <w:ins w:id="36" w:author="Luca Giangregorio" w:date="2024-07-16T17:45:00Z">
        <w:r w:rsidR="008B7AF7">
          <w:rPr>
            <w:spacing w:val="-4"/>
          </w:rPr>
          <w:t xml:space="preserve"> </w:t>
        </w:r>
      </w:ins>
      <w:ins w:id="37" w:author="Luca Giangregorio" w:date="2024-07-16T15:41:00Z">
        <w:r>
          <w:rPr>
            <w:spacing w:val="-4"/>
          </w:rPr>
          <w:t>file</w:t>
        </w:r>
      </w:ins>
      <w:ins w:id="38" w:author="Luca Giangregorio" w:date="2024-07-16T17:40:00Z">
        <w:r w:rsidR="008A412D">
          <w:rPr>
            <w:spacing w:val="-4"/>
          </w:rPr>
          <w:t xml:space="preserve"> contains all the supplementary </w:t>
        </w:r>
      </w:ins>
      <w:ins w:id="39" w:author="Luca Giangregorio" w:date="2024-07-16T17:46:00Z">
        <w:r w:rsidR="008B7AF7">
          <w:rPr>
            <w:spacing w:val="-4"/>
          </w:rPr>
          <w:t>information,</w:t>
        </w:r>
      </w:ins>
      <w:ins w:id="40" w:author="Luca Giangregorio" w:date="2024-07-16T17:40:00Z">
        <w:r w:rsidR="008A412D">
          <w:rPr>
            <w:spacing w:val="-4"/>
          </w:rPr>
          <w:t xml:space="preserve"> and it is</w:t>
        </w:r>
      </w:ins>
      <w:ins w:id="41" w:author="Luca Giangregorio" w:date="2024-07-16T15:41:00Z">
        <w:r>
          <w:rPr>
            <w:spacing w:val="-4"/>
          </w:rPr>
          <w:t xml:space="preserve"> structured in a wide format i.e., all additional variables displayed in columns, </w:t>
        </w:r>
      </w:ins>
      <w:ins w:id="42" w:author="Luca Giangregorio" w:date="2024-07-16T17:47:00Z">
        <w:r w:rsidR="008B7AF7">
          <w:rPr>
            <w:spacing w:val="-4"/>
          </w:rPr>
          <w:t>with each row</w:t>
        </w:r>
      </w:ins>
      <w:ins w:id="43" w:author="Luca Giangregorio" w:date="2024-07-16T15:41:00Z">
        <w:r>
          <w:rPr>
            <w:spacing w:val="-4"/>
          </w:rPr>
          <w:t xml:space="preserve"> </w:t>
        </w:r>
      </w:ins>
      <w:ins w:id="44" w:author="Luca Giangregorio" w:date="2024-07-16T17:47:00Z">
        <w:r w:rsidR="008B7AF7">
          <w:rPr>
            <w:spacing w:val="-4"/>
          </w:rPr>
          <w:t>uniquely identified by</w:t>
        </w:r>
      </w:ins>
      <w:ins w:id="45" w:author="Salvatore Morelli" w:date="2024-07-19T11:23:00Z">
        <w:r w:rsidR="00FE491E">
          <w:rPr>
            <w:spacing w:val="-4"/>
          </w:rPr>
          <w:t xml:space="preserve"> geographical classification and year (</w:t>
        </w:r>
      </w:ins>
      <w:ins w:id="46" w:author="Luca Giangregorio" w:date="2024-07-16T17:47:00Z">
        <w:del w:id="47" w:author="Salvatore Morelli" w:date="2024-07-19T11:23:00Z">
          <w:r w:rsidR="008B7AF7" w:rsidDel="00FE491E">
            <w:rPr>
              <w:spacing w:val="-4"/>
            </w:rPr>
            <w:delText xml:space="preserve"> </w:delText>
          </w:r>
        </w:del>
      </w:ins>
      <w:ins w:id="48" w:author="Luca Giangregorio" w:date="2024-07-16T15:41:00Z">
        <w:del w:id="49" w:author="Salvatore Morelli" w:date="2024-07-19T11:23:00Z">
          <w:r w:rsidDel="00FE491E">
            <w:rPr>
              <w:spacing w:val="-4"/>
            </w:rPr>
            <w:delText>the combination of</w:delText>
          </w:r>
        </w:del>
      </w:ins>
      <w:ins w:id="50" w:author="Salvatore Morelli" w:date="2024-07-19T11:23:00Z">
        <w:r w:rsidR="00FE491E">
          <w:rPr>
            <w:spacing w:val="-4"/>
          </w:rPr>
          <w:t>i.e.</w:t>
        </w:r>
      </w:ins>
      <w:ins w:id="51" w:author="Luca Giangregorio" w:date="2024-07-16T15:41:00Z">
        <w:r>
          <w:rPr>
            <w:spacing w:val="-4"/>
          </w:rPr>
          <w:t xml:space="preserve"> </w:t>
        </w:r>
      </w:ins>
      <w:ins w:id="52" w:author="Luca Giangregorio" w:date="2024-07-16T15:42:00Z">
        <w:r w:rsidRPr="00745353">
          <w:rPr>
            <w:i/>
            <w:iCs/>
            <w:spacing w:val="-4"/>
            <w:rPrChange w:id="53" w:author="Luca Giangregorio" w:date="2024-07-16T15:42:00Z">
              <w:rPr>
                <w:spacing w:val="-4"/>
              </w:rPr>
            </w:rPrChange>
          </w:rPr>
          <w:t>GEO</w:t>
        </w:r>
        <w:r>
          <w:rPr>
            <w:spacing w:val="-4"/>
          </w:rPr>
          <w:t xml:space="preserve"> and </w:t>
        </w:r>
        <w:r w:rsidRPr="00745353">
          <w:rPr>
            <w:i/>
            <w:iCs/>
            <w:spacing w:val="-4"/>
            <w:rPrChange w:id="54" w:author="Luca Giangregorio" w:date="2024-07-16T15:42:00Z">
              <w:rPr>
                <w:spacing w:val="-4"/>
              </w:rPr>
            </w:rPrChange>
          </w:rPr>
          <w:t>year</w:t>
        </w:r>
      </w:ins>
      <w:ins w:id="55" w:author="Salvatore Morelli" w:date="2024-07-19T11:23:00Z">
        <w:r w:rsidR="00FE491E">
          <w:rPr>
            <w:i/>
            <w:iCs/>
            <w:spacing w:val="-4"/>
          </w:rPr>
          <w:t>)</w:t>
        </w:r>
      </w:ins>
      <w:ins w:id="56" w:author="Luca Giangregorio" w:date="2024-07-16T16:54:00Z">
        <w:r w:rsidR="00F431FF">
          <w:rPr>
            <w:spacing w:val="-4"/>
          </w:rPr>
          <w:t xml:space="preserve">. </w:t>
        </w:r>
      </w:ins>
      <w:ins w:id="57" w:author="Luca Giangregorio" w:date="2024-07-16T17:30:00Z">
        <w:r w:rsidR="000A0C27">
          <w:rPr>
            <w:spacing w:val="-4"/>
          </w:rPr>
          <w:t>Therefore,</w:t>
        </w:r>
      </w:ins>
      <w:ins w:id="58" w:author="Luca Giangregorio" w:date="2024-07-16T17:48:00Z">
        <w:r w:rsidR="008B7AF7">
          <w:rPr>
            <w:spacing w:val="-4"/>
          </w:rPr>
          <w:t xml:space="preserve"> these</w:t>
        </w:r>
      </w:ins>
      <w:ins w:id="59" w:author="Luca Giangregorio" w:date="2024-07-16T17:30:00Z">
        <w:r w:rsidR="000A0C27">
          <w:rPr>
            <w:spacing w:val="-4"/>
          </w:rPr>
          <w:t xml:space="preserve"> supplementary variables can </w:t>
        </w:r>
      </w:ins>
      <w:ins w:id="60" w:author="Salvatore Morelli" w:date="2024-07-19T11:23:00Z">
        <w:r w:rsidR="00FE491E">
          <w:rPr>
            <w:spacing w:val="-4"/>
          </w:rPr>
          <w:t xml:space="preserve">easily </w:t>
        </w:r>
      </w:ins>
      <w:ins w:id="61" w:author="Luca Giangregorio" w:date="2024-07-16T17:30:00Z">
        <w:r w:rsidR="000A0C27">
          <w:rPr>
            <w:spacing w:val="-4"/>
          </w:rPr>
          <w:t>be merged</w:t>
        </w:r>
      </w:ins>
      <w:ins w:id="62" w:author="Luca Giangregorio" w:date="2024-07-16T17:31:00Z">
        <w:r w:rsidR="000A0C27">
          <w:rPr>
            <w:spacing w:val="-4"/>
          </w:rPr>
          <w:t xml:space="preserve"> </w:t>
        </w:r>
      </w:ins>
      <w:ins w:id="63" w:author="Luca Giangregorio" w:date="2024-07-16T17:48:00Z">
        <w:r w:rsidR="008B7AF7">
          <w:rPr>
            <w:spacing w:val="-4"/>
          </w:rPr>
          <w:t>with</w:t>
        </w:r>
      </w:ins>
      <w:ins w:id="64" w:author="Luca Giangregorio" w:date="2024-07-16T17:31:00Z">
        <w:r w:rsidR="000A0C27">
          <w:rPr>
            <w:spacing w:val="-4"/>
          </w:rPr>
          <w:t xml:space="preserve"> the warehouse data using </w:t>
        </w:r>
        <w:r w:rsidR="000A0C27" w:rsidRPr="000A0C27">
          <w:rPr>
            <w:i/>
            <w:iCs/>
            <w:spacing w:val="-4"/>
            <w:rPrChange w:id="65" w:author="Luca Giangregorio" w:date="2024-07-16T17:31:00Z">
              <w:rPr>
                <w:spacing w:val="-4"/>
              </w:rPr>
            </w:rPrChange>
          </w:rPr>
          <w:t>GEO</w:t>
        </w:r>
        <w:r w:rsidR="000A0C27">
          <w:rPr>
            <w:spacing w:val="-4"/>
          </w:rPr>
          <w:t xml:space="preserve"> and </w:t>
        </w:r>
        <w:r w:rsidR="000A0C27" w:rsidRPr="000A0C27">
          <w:rPr>
            <w:i/>
            <w:iCs/>
            <w:spacing w:val="-4"/>
            <w:rPrChange w:id="66" w:author="Luca Giangregorio" w:date="2024-07-16T17:31:00Z">
              <w:rPr>
                <w:spacing w:val="-4"/>
              </w:rPr>
            </w:rPrChange>
          </w:rPr>
          <w:t>year</w:t>
        </w:r>
        <w:r w:rsidR="000A0C27">
          <w:rPr>
            <w:spacing w:val="-4"/>
          </w:rPr>
          <w:t xml:space="preserve"> as identifiers. </w:t>
        </w:r>
      </w:ins>
    </w:p>
    <w:p w14:paraId="5A97C12E" w14:textId="7B3B4481" w:rsidR="00FE491E" w:rsidRDefault="00FE491E" w:rsidP="00F431FF">
      <w:pPr>
        <w:pStyle w:val="BodyText"/>
        <w:spacing w:line="355" w:lineRule="auto"/>
        <w:ind w:left="117" w:right="315"/>
        <w:jc w:val="both"/>
        <w:rPr>
          <w:ins w:id="67" w:author="Salvatore Morelli" w:date="2024-07-19T11:39:00Z"/>
          <w:spacing w:val="-4"/>
        </w:rPr>
      </w:pPr>
      <w:ins w:id="68" w:author="Salvatore Morelli" w:date="2024-07-19T11:23:00Z">
        <w:r>
          <w:rPr>
            <w:spacing w:val="-4"/>
          </w:rPr>
          <w:t>Currently, the</w:t>
        </w:r>
      </w:ins>
      <w:ins w:id="69" w:author="Salvatore Morelli" w:date="2024-07-19T11:24:00Z">
        <w:r>
          <w:rPr>
            <w:spacing w:val="-4"/>
          </w:rPr>
          <w:t xml:space="preserve"> supplementary variable</w:t>
        </w:r>
      </w:ins>
      <w:ins w:id="70" w:author="Salvatore Morelli" w:date="2024-07-19T11:42:00Z">
        <w:r w:rsidR="00BD7116">
          <w:rPr>
            <w:spacing w:val="-4"/>
          </w:rPr>
          <w:t xml:space="preserve">s are included from a </w:t>
        </w:r>
      </w:ins>
      <w:ins w:id="71" w:author="Salvatore Morelli" w:date="2024-07-19T11:43:00Z">
        <w:r w:rsidR="00BD7116">
          <w:rPr>
            <w:spacing w:val="-4"/>
          </w:rPr>
          <w:t xml:space="preserve">list of external data sources, such as the </w:t>
        </w:r>
      </w:ins>
      <w:ins w:id="72" w:author="Salvatore Morelli" w:date="2024-07-19T11:38:00Z">
        <w:r w:rsidR="00017BAC">
          <w:rPr>
            <w:spacing w:val="-4"/>
          </w:rPr>
          <w:t>World Inequality Database</w:t>
        </w:r>
      </w:ins>
      <w:ins w:id="73" w:author="Salvatore Morelli" w:date="2024-07-19T11:43:00Z">
        <w:r w:rsidR="00BD7116">
          <w:rPr>
            <w:spacing w:val="-4"/>
          </w:rPr>
          <w:t>,</w:t>
        </w:r>
      </w:ins>
      <w:ins w:id="74" w:author="Luca Giangregorio" w:date="2024-07-23T17:03:00Z">
        <w:r w:rsidR="0026594B">
          <w:rPr>
            <w:spacing w:val="-4"/>
          </w:rPr>
          <w:t xml:space="preserve"> </w:t>
        </w:r>
      </w:ins>
      <w:ins w:id="75" w:author="Luca Giangregorio" w:date="2024-07-23T17:04:00Z">
        <w:r w:rsidR="0026594B">
          <w:rPr>
            <w:spacing w:val="-4"/>
          </w:rPr>
          <w:t xml:space="preserve">World Bank, </w:t>
        </w:r>
        <w:r w:rsidR="0026594B">
          <w:t xml:space="preserve">Comparative Political Data </w:t>
        </w:r>
        <w:proofErr w:type="gramStart"/>
        <w:r w:rsidR="0026594B">
          <w:t>Set</w:t>
        </w:r>
        <w:r w:rsidR="0026594B">
          <w:t xml:space="preserve"> </w:t>
        </w:r>
      </w:ins>
      <w:ins w:id="76" w:author="Salvatore Morelli" w:date="2024-07-19T11:43:00Z">
        <w:r w:rsidR="00BD7116">
          <w:rPr>
            <w:spacing w:val="-4"/>
          </w:rPr>
          <w:t xml:space="preserve"> </w:t>
        </w:r>
      </w:ins>
      <w:ins w:id="77" w:author="Luca Giangregorio" w:date="2024-07-23T17:04:00Z">
        <w:r w:rsidR="0026594B">
          <w:rPr>
            <w:spacing w:val="-4"/>
          </w:rPr>
          <w:t>and</w:t>
        </w:r>
        <w:proofErr w:type="gramEnd"/>
        <w:r w:rsidR="0026594B">
          <w:rPr>
            <w:spacing w:val="-4"/>
          </w:rPr>
          <w:t xml:space="preserve"> </w:t>
        </w:r>
        <w:r w:rsidR="0026594B">
          <w:t>Parliaments and Government Database</w:t>
        </w:r>
      </w:ins>
      <w:ins w:id="78" w:author="Luca Giangregorio" w:date="2024-07-23T17:05:00Z">
        <w:r w:rsidR="0026594B">
          <w:rPr>
            <w:spacing w:val="-4"/>
          </w:rPr>
          <w:t xml:space="preserve">. </w:t>
        </w:r>
      </w:ins>
      <w:ins w:id="79" w:author="Salvatore Morelli" w:date="2024-07-19T11:43:00Z">
        <w:del w:id="80" w:author="Luca Giangregorio" w:date="2024-07-23T17:05:00Z">
          <w:r w:rsidR="00BD7116" w:rsidDel="0026594B">
            <w:rPr>
              <w:spacing w:val="-4"/>
            </w:rPr>
            <w:delText>xxxx, and xxxxx.</w:delText>
          </w:r>
        </w:del>
      </w:ins>
    </w:p>
    <w:p w14:paraId="463BAD05" w14:textId="77777777" w:rsidR="00017BAC" w:rsidRPr="00745353" w:rsidRDefault="00017BAC" w:rsidP="00F431FF">
      <w:pPr>
        <w:pStyle w:val="BodyText"/>
        <w:spacing w:line="355" w:lineRule="auto"/>
        <w:ind w:left="117" w:right="315"/>
        <w:jc w:val="both"/>
        <w:rPr>
          <w:ins w:id="81" w:author="Luca Giangregorio" w:date="2024-07-16T15:37:00Z"/>
          <w:spacing w:val="-4"/>
        </w:rPr>
      </w:pPr>
    </w:p>
    <w:p w14:paraId="501510A9" w14:textId="44771C63" w:rsidR="00F431FF" w:rsidRDefault="008B7AF7" w:rsidP="00F431FF">
      <w:pPr>
        <w:pStyle w:val="BodyText"/>
        <w:spacing w:line="355" w:lineRule="auto"/>
        <w:ind w:left="117" w:right="315"/>
        <w:jc w:val="both"/>
        <w:rPr>
          <w:ins w:id="82" w:author="Salvatore Morelli" w:date="2024-07-19T11:45:00Z"/>
        </w:rPr>
      </w:pPr>
      <w:ins w:id="83" w:author="Luca Giangregorio" w:date="2024-07-16T17:52:00Z">
        <w:r>
          <w:rPr>
            <w:spacing w:val="-4"/>
          </w:rPr>
          <w:t xml:space="preserve">The </w:t>
        </w:r>
      </w:ins>
      <w:ins w:id="84" w:author="Salvatore Morelli" w:date="2024-07-19T11:43:00Z">
        <w:r w:rsidR="00BD7116">
          <w:rPr>
            <w:spacing w:val="-4"/>
          </w:rPr>
          <w:t>supplementary variables do</w:t>
        </w:r>
      </w:ins>
      <w:ins w:id="85" w:author="Salvatore Morelli" w:date="2024-07-19T11:44:00Z">
        <w:r w:rsidR="00BD7116">
          <w:rPr>
            <w:spacing w:val="-4"/>
          </w:rPr>
          <w:t xml:space="preserve">wnloaded from the </w:t>
        </w:r>
      </w:ins>
      <w:ins w:id="86" w:author="Luca Giangregorio" w:date="2024-07-16T17:52:00Z">
        <w:r>
          <w:rPr>
            <w:spacing w:val="-4"/>
          </w:rPr>
          <w:t>World Inequality Database – downloaded on November 4</w:t>
        </w:r>
        <w:r w:rsidRPr="008B7AF7">
          <w:rPr>
            <w:spacing w:val="-4"/>
            <w:vertAlign w:val="superscript"/>
            <w:rPrChange w:id="87" w:author="Luca Giangregorio" w:date="2024-07-16T17:52:00Z">
              <w:rPr>
                <w:spacing w:val="-4"/>
              </w:rPr>
            </w:rPrChange>
          </w:rPr>
          <w:t>th</w:t>
        </w:r>
        <w:r>
          <w:rPr>
            <w:spacing w:val="-4"/>
          </w:rPr>
          <w:t xml:space="preserve">, </w:t>
        </w:r>
        <w:commentRangeStart w:id="88"/>
        <w:proofErr w:type="gramStart"/>
        <w:r w:rsidRPr="00017BAC">
          <w:rPr>
            <w:spacing w:val="-4"/>
            <w:highlight w:val="yellow"/>
            <w:rPrChange w:id="89" w:author="Salvatore Morelli" w:date="2024-07-19T11:39:00Z">
              <w:rPr>
                <w:spacing w:val="-4"/>
              </w:rPr>
            </w:rPrChange>
          </w:rPr>
          <w:t>2022</w:t>
        </w:r>
        <w:proofErr w:type="gramEnd"/>
        <w:r>
          <w:rPr>
            <w:spacing w:val="-4"/>
          </w:rPr>
          <w:t xml:space="preserve"> </w:t>
        </w:r>
      </w:ins>
      <w:commentRangeEnd w:id="88"/>
      <w:r w:rsidR="00017BAC">
        <w:rPr>
          <w:rStyle w:val="CommentReference"/>
        </w:rPr>
        <w:commentReference w:id="88"/>
      </w:r>
      <w:ins w:id="90" w:author="Luca Giangregorio" w:date="2024-07-16T17:52:00Z">
        <w:r>
          <w:rPr>
            <w:spacing w:val="-4"/>
          </w:rPr>
          <w:t xml:space="preserve">– </w:t>
        </w:r>
      </w:ins>
      <w:ins w:id="91" w:author="Luca Giangregorio" w:date="2024-07-16T17:53:00Z">
        <w:r>
          <w:rPr>
            <w:spacing w:val="-4"/>
          </w:rPr>
          <w:t>allow</w:t>
        </w:r>
      </w:ins>
      <w:ins w:id="92" w:author="Luca Giangregorio" w:date="2024-07-16T17:55:00Z">
        <w:r w:rsidR="007F7D07">
          <w:rPr>
            <w:spacing w:val="-4"/>
          </w:rPr>
          <w:t xml:space="preserve">s </w:t>
        </w:r>
      </w:ins>
      <w:ins w:id="93" w:author="Salvatore Morelli" w:date="2024-07-19T11:41:00Z">
        <w:r w:rsidR="00017BAC">
          <w:rPr>
            <w:spacing w:val="-4"/>
          </w:rPr>
          <w:t xml:space="preserve">users </w:t>
        </w:r>
      </w:ins>
      <w:ins w:id="94" w:author="Luca Giangregorio" w:date="2024-07-16T17:55:00Z">
        <w:del w:id="95" w:author="Salvatore Morelli" w:date="2024-07-19T11:41:00Z">
          <w:r w:rsidR="007F7D07" w:rsidDel="00017BAC">
            <w:rPr>
              <w:spacing w:val="-4"/>
            </w:rPr>
            <w:delText xml:space="preserve">our website </w:delText>
          </w:r>
        </w:del>
        <w:r w:rsidR="007F7D07">
          <w:rPr>
            <w:spacing w:val="-4"/>
          </w:rPr>
          <w:t xml:space="preserve">to </w:t>
        </w:r>
        <w:del w:id="96" w:author="Salvatore Morelli" w:date="2024-07-19T11:41:00Z">
          <w:r w:rsidR="007F7D07" w:rsidDel="00017BAC">
            <w:rPr>
              <w:spacing w:val="-4"/>
            </w:rPr>
            <w:delText>offer</w:delText>
          </w:r>
        </w:del>
      </w:ins>
      <w:ins w:id="97" w:author="Salvatore Morelli" w:date="2024-07-19T11:41:00Z">
        <w:r w:rsidR="00017BAC">
          <w:rPr>
            <w:spacing w:val="-4"/>
          </w:rPr>
          <w:t>carry out</w:t>
        </w:r>
      </w:ins>
      <w:ins w:id="98" w:author="Luca Giangregorio" w:date="2024-07-16T17:55:00Z">
        <w:r w:rsidR="007F7D07">
          <w:rPr>
            <w:spacing w:val="-4"/>
          </w:rPr>
          <w:t xml:space="preserve"> various transformations </w:t>
        </w:r>
        <w:r w:rsidR="007F7D07">
          <w:t>of the data</w:t>
        </w:r>
      </w:ins>
      <w:ins w:id="99" w:author="Salvatore Morelli" w:date="2024-07-19T11:41:00Z">
        <w:r w:rsidR="00017BAC">
          <w:t xml:space="preserve">. </w:t>
        </w:r>
      </w:ins>
      <w:ins w:id="100" w:author="Luca Giangregorio" w:date="2024-07-16T17:55:00Z">
        <w:del w:id="101" w:author="Salvatore Morelli" w:date="2024-07-19T11:41:00Z">
          <w:r w:rsidR="007F7D07" w:rsidDel="00017BAC">
            <w:delText xml:space="preserve"> through data visualizations.</w:delText>
          </w:r>
        </w:del>
      </w:ins>
      <w:del w:id="102" w:author="Luca Giangregorio" w:date="2024-07-16T17:55:00Z">
        <w:r w:rsidDel="007F7D07">
          <w:rPr>
            <w:spacing w:val="-4"/>
          </w:rPr>
          <w:delText xml:space="preserve">To enhance users’ capacity for insightful comparisons and analysis, our website offers various transformations </w:delText>
        </w:r>
        <w:r w:rsidDel="007F7D07">
          <w:delText>of the data through data visualizations</w:delText>
        </w:r>
      </w:del>
      <w:r>
        <w:t>.</w:t>
      </w:r>
      <w:r>
        <w:rPr>
          <w:spacing w:val="29"/>
        </w:rPr>
        <w:t xml:space="preserve"> </w:t>
      </w:r>
      <w:ins w:id="103" w:author="Salvatore Morelli" w:date="2024-07-19T11:41:00Z">
        <w:r w:rsidR="00017BAC">
          <w:rPr>
            <w:spacing w:val="29"/>
          </w:rPr>
          <w:t>In</w:t>
        </w:r>
      </w:ins>
      <w:ins w:id="104" w:author="Salvatore Morelli" w:date="2024-07-19T11:42:00Z">
        <w:r w:rsidR="00017BAC">
          <w:rPr>
            <w:spacing w:val="29"/>
          </w:rPr>
          <w:t xml:space="preserve"> particular, data can be used to implement </w:t>
        </w:r>
      </w:ins>
      <w:del w:id="105" w:author="Salvatore Morelli" w:date="2024-07-19T11:42:00Z">
        <w:r w:rsidDel="00017BAC">
          <w:delText>These transformations encompass</w:delText>
        </w:r>
      </w:del>
      <w:r>
        <w:t xml:space="preserve"> inflation adjustments, currency conversion rates, </w:t>
      </w:r>
      <w:ins w:id="106" w:author="Salvatore Morelli" w:date="2024-07-19T11:42:00Z">
        <w:r w:rsidR="00017BAC">
          <w:t xml:space="preserve">or to include </w:t>
        </w:r>
      </w:ins>
      <w:r>
        <w:t>population estimates (such as per capita or per adult), and macroeconomic values</w:t>
      </w:r>
      <w:ins w:id="107" w:author="Salvatore Morelli" w:date="2024-07-19T11:44:00Z">
        <w:r w:rsidR="00BD7116">
          <w:t xml:space="preserve"> (such variables as % of GDP or % of National Income)</w:t>
        </w:r>
      </w:ins>
      <w:ins w:id="108" w:author="Luca Giangregorio" w:date="2024-07-16T17:55:00Z">
        <w:r w:rsidR="007F7D07">
          <w:t xml:space="preserve">, and </w:t>
        </w:r>
      </w:ins>
      <w:ins w:id="109" w:author="Luca Giangregorio" w:date="2024-07-16T17:56:00Z">
        <w:r w:rsidR="007F7D07">
          <w:t xml:space="preserve">are intended to </w:t>
        </w:r>
        <w:r w:rsidR="007F7D07">
          <w:rPr>
            <w:spacing w:val="-4"/>
          </w:rPr>
          <w:t>enhance users’ capacity for insightful comparisons and analysis</w:t>
        </w:r>
      </w:ins>
      <w:r>
        <w:t>.</w:t>
      </w:r>
      <w:r>
        <w:rPr>
          <w:spacing w:val="40"/>
        </w:rPr>
        <w:t xml:space="preserve"> </w:t>
      </w:r>
      <w:r w:rsidRPr="007F7D07">
        <w:rPr>
          <w:strike/>
          <w:rPrChange w:id="110" w:author="Luca Giangregorio" w:date="2024-07-16T17:56:00Z">
            <w:rPr/>
          </w:rPrChange>
        </w:rPr>
        <w:t xml:space="preserve">The </w:t>
      </w:r>
      <w:r w:rsidRPr="007F7D07">
        <w:rPr>
          <w:strike/>
          <w:spacing w:val="-4"/>
          <w:rPrChange w:id="111" w:author="Luca Giangregorio" w:date="2024-07-16T17:56:00Z">
            <w:rPr>
              <w:spacing w:val="-4"/>
            </w:rPr>
          </w:rPrChange>
        </w:rPr>
        <w:t>data</w:t>
      </w:r>
      <w:r w:rsidRPr="007F7D07">
        <w:rPr>
          <w:strike/>
          <w:spacing w:val="-7"/>
          <w:rPrChange w:id="112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13" w:author="Luca Giangregorio" w:date="2024-07-16T17:56:00Z">
            <w:rPr>
              <w:spacing w:val="-4"/>
            </w:rPr>
          </w:rPrChange>
        </w:rPr>
        <w:t>used</w:t>
      </w:r>
      <w:r w:rsidRPr="007F7D07">
        <w:rPr>
          <w:strike/>
          <w:spacing w:val="-7"/>
          <w:rPrChange w:id="114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15" w:author="Luca Giangregorio" w:date="2024-07-16T17:56:00Z">
            <w:rPr>
              <w:spacing w:val="-4"/>
            </w:rPr>
          </w:rPrChange>
        </w:rPr>
        <w:t>for</w:t>
      </w:r>
      <w:r w:rsidRPr="007F7D07">
        <w:rPr>
          <w:strike/>
          <w:spacing w:val="-7"/>
          <w:rPrChange w:id="116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17" w:author="Luca Giangregorio" w:date="2024-07-16T17:56:00Z">
            <w:rPr>
              <w:spacing w:val="-4"/>
            </w:rPr>
          </w:rPrChange>
        </w:rPr>
        <w:t>these</w:t>
      </w:r>
      <w:r w:rsidRPr="007F7D07">
        <w:rPr>
          <w:strike/>
          <w:spacing w:val="-7"/>
          <w:rPrChange w:id="118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19" w:author="Luca Giangregorio" w:date="2024-07-16T17:56:00Z">
            <w:rPr>
              <w:spacing w:val="-4"/>
            </w:rPr>
          </w:rPrChange>
        </w:rPr>
        <w:t>transformations</w:t>
      </w:r>
      <w:r w:rsidRPr="007F7D07">
        <w:rPr>
          <w:strike/>
          <w:spacing w:val="-7"/>
          <w:rPrChange w:id="120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21" w:author="Luca Giangregorio" w:date="2024-07-16T17:56:00Z">
            <w:rPr>
              <w:spacing w:val="-4"/>
            </w:rPr>
          </w:rPrChange>
        </w:rPr>
        <w:t>is</w:t>
      </w:r>
      <w:r w:rsidRPr="007F7D07">
        <w:rPr>
          <w:strike/>
          <w:spacing w:val="-7"/>
          <w:rPrChange w:id="122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23" w:author="Luca Giangregorio" w:date="2024-07-16T17:56:00Z">
            <w:rPr>
              <w:spacing w:val="-4"/>
            </w:rPr>
          </w:rPrChange>
        </w:rPr>
        <w:t>sourced</w:t>
      </w:r>
      <w:r w:rsidRPr="007F7D07">
        <w:rPr>
          <w:strike/>
          <w:spacing w:val="-7"/>
          <w:rPrChange w:id="124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25" w:author="Luca Giangregorio" w:date="2024-07-16T17:56:00Z">
            <w:rPr>
              <w:spacing w:val="-4"/>
            </w:rPr>
          </w:rPrChange>
        </w:rPr>
        <w:t>from</w:t>
      </w:r>
      <w:r w:rsidRPr="007F7D07">
        <w:rPr>
          <w:strike/>
          <w:spacing w:val="-7"/>
          <w:rPrChange w:id="126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27" w:author="Luca Giangregorio" w:date="2024-07-16T17:56:00Z">
            <w:rPr>
              <w:spacing w:val="-4"/>
            </w:rPr>
          </w:rPrChange>
        </w:rPr>
        <w:t>the</w:t>
      </w:r>
      <w:r w:rsidRPr="007F7D07">
        <w:rPr>
          <w:strike/>
          <w:spacing w:val="-7"/>
          <w:rPrChange w:id="128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29" w:author="Luca Giangregorio" w:date="2024-07-16T17:56:00Z">
            <w:rPr>
              <w:spacing w:val="-4"/>
            </w:rPr>
          </w:rPrChange>
        </w:rPr>
        <w:t>World</w:t>
      </w:r>
      <w:r w:rsidRPr="007F7D07">
        <w:rPr>
          <w:strike/>
          <w:spacing w:val="-7"/>
          <w:rPrChange w:id="130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31" w:author="Luca Giangregorio" w:date="2024-07-16T17:56:00Z">
            <w:rPr>
              <w:spacing w:val="-4"/>
            </w:rPr>
          </w:rPrChange>
        </w:rPr>
        <w:t>Inequality</w:t>
      </w:r>
      <w:r w:rsidRPr="007F7D07">
        <w:rPr>
          <w:strike/>
          <w:spacing w:val="-7"/>
          <w:rPrChange w:id="132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33" w:author="Luca Giangregorio" w:date="2024-07-16T17:56:00Z">
            <w:rPr>
              <w:spacing w:val="-4"/>
            </w:rPr>
          </w:rPrChange>
        </w:rPr>
        <w:t>Database, downloaded</w:t>
      </w:r>
      <w:r w:rsidRPr="007F7D07">
        <w:rPr>
          <w:strike/>
          <w:spacing w:val="-7"/>
          <w:rPrChange w:id="134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35" w:author="Luca Giangregorio" w:date="2024-07-16T17:56:00Z">
            <w:rPr>
              <w:spacing w:val="-4"/>
            </w:rPr>
          </w:rPrChange>
        </w:rPr>
        <w:t>on</w:t>
      </w:r>
      <w:r w:rsidRPr="007F7D07">
        <w:rPr>
          <w:strike/>
          <w:spacing w:val="-7"/>
          <w:rPrChange w:id="136" w:author="Luca Giangregorio" w:date="2024-07-16T17:56:00Z">
            <w:rPr>
              <w:spacing w:val="-7"/>
            </w:rPr>
          </w:rPrChange>
        </w:rPr>
        <w:t xml:space="preserve"> </w:t>
      </w:r>
      <w:r w:rsidRPr="007F7D07">
        <w:rPr>
          <w:strike/>
          <w:spacing w:val="-4"/>
          <w:rPrChange w:id="137" w:author="Luca Giangregorio" w:date="2024-07-16T17:56:00Z">
            <w:rPr>
              <w:spacing w:val="-4"/>
            </w:rPr>
          </w:rPrChange>
        </w:rPr>
        <w:t xml:space="preserve">November </w:t>
      </w:r>
      <w:r w:rsidRPr="007F7D07">
        <w:rPr>
          <w:strike/>
          <w:rPrChange w:id="138" w:author="Luca Giangregorio" w:date="2024-07-16T17:56:00Z">
            <w:rPr/>
          </w:rPrChange>
        </w:rPr>
        <w:t>4th, 2022.</w:t>
      </w:r>
      <w:ins w:id="139" w:author="Luca Giangregorio" w:date="2024-05-10T10:53:00Z">
        <w:r w:rsidR="00877B21">
          <w:t xml:space="preserve"> </w:t>
        </w:r>
      </w:ins>
    </w:p>
    <w:p w14:paraId="241C773B" w14:textId="77777777" w:rsidR="00BD7116" w:rsidRDefault="00BD7116" w:rsidP="00F431FF">
      <w:pPr>
        <w:pStyle w:val="BodyText"/>
        <w:spacing w:line="355" w:lineRule="auto"/>
        <w:ind w:left="117" w:right="315"/>
        <w:jc w:val="both"/>
        <w:rPr>
          <w:ins w:id="140" w:author="Luca Giangregorio" w:date="2024-05-10T10:53:00Z"/>
        </w:rPr>
      </w:pPr>
    </w:p>
    <w:p w14:paraId="652A55A0" w14:textId="0E33793B" w:rsidR="007F7D07" w:rsidRDefault="00877B21">
      <w:pPr>
        <w:pStyle w:val="BodyText"/>
        <w:spacing w:line="355" w:lineRule="auto"/>
        <w:ind w:left="117" w:right="315"/>
        <w:jc w:val="both"/>
        <w:rPr>
          <w:ins w:id="141" w:author="Luca Giangregorio" w:date="2024-07-16T17:59:00Z"/>
        </w:rPr>
      </w:pPr>
      <w:ins w:id="142" w:author="Luca Giangregorio" w:date="2024-05-10T10:53:00Z">
        <w:del w:id="143" w:author="Salvatore Morelli" w:date="2024-07-19T11:45:00Z">
          <w:r w:rsidDel="00BD7116">
            <w:delText>Furthermore, t</w:delText>
          </w:r>
        </w:del>
      </w:ins>
      <w:ins w:id="144" w:author="Salvatore Morelli" w:date="2024-07-19T11:45:00Z">
        <w:r w:rsidR="00BD7116">
          <w:t>T</w:t>
        </w:r>
      </w:ins>
      <w:ins w:id="145" w:author="Luca Giangregorio" w:date="2024-05-10T10:53:00Z">
        <w:r>
          <w:t xml:space="preserve">o </w:t>
        </w:r>
      </w:ins>
      <w:ins w:id="146" w:author="Luca Giangregorio" w:date="2024-07-16T17:57:00Z">
        <w:r w:rsidR="007F7D07">
          <w:t>improve</w:t>
        </w:r>
      </w:ins>
      <w:ins w:id="147" w:author="Luca Giangregorio" w:date="2024-05-10T10:53:00Z">
        <w:r>
          <w:t xml:space="preserve"> comparability with other institutional data, we provide </w:t>
        </w:r>
      </w:ins>
      <w:ins w:id="148" w:author="Luca Giangregorio" w:date="2024-05-10T10:54:00Z">
        <w:r>
          <w:t xml:space="preserve">the official country denomination </w:t>
        </w:r>
      </w:ins>
      <w:ins w:id="149" w:author="Luca Giangregorio" w:date="2024-05-10T11:00:00Z">
        <w:r>
          <w:t>adopted</w:t>
        </w:r>
      </w:ins>
      <w:ins w:id="150" w:author="Luca Giangregorio" w:date="2024-05-10T10:54:00Z">
        <w:r>
          <w:t xml:space="preserve"> by the World Bank, </w:t>
        </w:r>
      </w:ins>
      <w:ins w:id="151" w:author="Luca Giangregorio" w:date="2024-05-10T11:00:00Z">
        <w:r>
          <w:t xml:space="preserve">along </w:t>
        </w:r>
      </w:ins>
      <w:ins w:id="152" w:author="Luca Giangregorio" w:date="2024-05-10T10:54:00Z">
        <w:r>
          <w:t xml:space="preserve">with their </w:t>
        </w:r>
      </w:ins>
      <w:ins w:id="153" w:author="Luca Giangregorio" w:date="2024-07-16T17:58:00Z">
        <w:r w:rsidR="007F7D07">
          <w:t xml:space="preserve">income </w:t>
        </w:r>
      </w:ins>
      <w:ins w:id="154" w:author="Luca Giangregorio" w:date="2024-05-10T10:56:00Z">
        <w:r>
          <w:t>groups</w:t>
        </w:r>
      </w:ins>
      <w:ins w:id="155" w:author="Luca Giangregorio" w:date="2024-07-16T17:58:00Z">
        <w:r w:rsidR="007F7D07">
          <w:t xml:space="preserve"> classification</w:t>
        </w:r>
      </w:ins>
      <w:ins w:id="156" w:author="Luca Giangregorio" w:date="2024-07-16T16:55:00Z">
        <w:r w:rsidR="00F431FF">
          <w:t xml:space="preserve"> updated </w:t>
        </w:r>
      </w:ins>
      <w:ins w:id="157" w:author="Luca Giangregorio" w:date="2024-07-16T17:58:00Z">
        <w:r w:rsidR="007F7D07">
          <w:t>as of</w:t>
        </w:r>
      </w:ins>
      <w:ins w:id="158" w:author="Luca Giangregorio" w:date="2024-07-16T16:55:00Z">
        <w:r w:rsidR="00F431FF">
          <w:t xml:space="preserve"> July 1</w:t>
        </w:r>
      </w:ins>
      <w:ins w:id="159" w:author="Luca Giangregorio" w:date="2024-07-16T17:58:00Z">
        <w:r w:rsidR="007F7D07">
          <w:t>,</w:t>
        </w:r>
      </w:ins>
      <w:ins w:id="160" w:author="Luca Giangregorio" w:date="2024-07-16T16:55:00Z">
        <w:r w:rsidR="00F431FF">
          <w:t xml:space="preserve"> 2024</w:t>
        </w:r>
      </w:ins>
      <w:ins w:id="161" w:author="Luca Giangregorio" w:date="2024-05-10T10:56:00Z">
        <w:r>
          <w:t xml:space="preserve"> </w:t>
        </w:r>
      </w:ins>
      <w:ins w:id="162" w:author="Luca Giangregorio" w:date="2024-07-23T17:07:00Z">
        <w:r w:rsidR="0026594B">
          <w:t xml:space="preserve">and available since 1987 </w:t>
        </w:r>
      </w:ins>
      <w:ins w:id="163" w:author="Luca Giangregorio" w:date="2024-05-10T10:56:00Z">
        <w:r>
          <w:t>(low, lower-middle, upper-middle, high income) and region</w:t>
        </w:r>
      </w:ins>
      <w:ins w:id="164" w:author="Luca Giangregorio" w:date="2024-07-16T17:58:00Z">
        <w:r w:rsidR="007F7D07">
          <w:t>al class</w:t>
        </w:r>
      </w:ins>
      <w:ins w:id="165" w:author="Luca Giangregorio" w:date="2024-07-16T17:59:00Z">
        <w:r w:rsidR="007F7D07">
          <w:t>ification</w:t>
        </w:r>
      </w:ins>
      <w:ins w:id="166" w:author="Luca Giangregorio" w:date="2024-05-10T10:56:00Z">
        <w:r>
          <w:t xml:space="preserve"> (</w:t>
        </w:r>
      </w:ins>
      <w:ins w:id="167" w:author="Luca Giangregorio" w:date="2024-05-10T10:58:00Z">
        <w:r>
          <w:t>East Asia &amp; Pacific, Europe &amp; Central Asia, Latin America &amp; Caribbean, Middle East &amp; North Africa, North America, South Asia, S</w:t>
        </w:r>
      </w:ins>
      <w:ins w:id="168" w:author="Luca Giangregorio" w:date="2024-05-10T10:59:00Z">
        <w:r>
          <w:t xml:space="preserve">ub-Saharan Africa). </w:t>
        </w:r>
      </w:ins>
      <w:ins w:id="169" w:author="Luca Giangregorio" w:date="2024-05-10T11:05:00Z">
        <w:r w:rsidR="00395AA2">
          <w:rPr>
            <w:sz w:val="18"/>
            <w:szCs w:val="18"/>
          </w:rPr>
          <w:t>[</w:t>
        </w:r>
      </w:ins>
      <w:ins w:id="170" w:author="Luca Giangregorio" w:date="2024-07-16T17:24:00Z">
        <w:r w:rsidR="00F335D1">
          <w:t xml:space="preserve">World Bank </w:t>
        </w:r>
      </w:ins>
      <w:ins w:id="171" w:author="Luca Giangregorio" w:date="2024-07-16T17:59:00Z">
        <w:r w:rsidR="007F7D07">
          <w:t>–</w:t>
        </w:r>
      </w:ins>
      <w:ins w:id="172" w:author="Luca Giangregorio" w:date="2024-07-16T17:24:00Z">
        <w:r w:rsidR="00F335D1">
          <w:t xml:space="preserve"> </w:t>
        </w:r>
      </w:ins>
      <w:ins w:id="173" w:author="Luca Giangregorio" w:date="2024-07-16T17:35:00Z">
        <w:r w:rsidR="008A412D">
          <w:fldChar w:fldCharType="begin"/>
        </w:r>
        <w:r w:rsidR="008A412D">
          <w:instrText>HYPERLINK "</w:instrText>
        </w:r>
      </w:ins>
      <w:ins w:id="174" w:author="Luca Giangregorio" w:date="2024-07-16T17:24:00Z">
        <w:r w:rsidR="008A412D" w:rsidRPr="00F335D1">
          <w:instrText>https://datatopics.worldbank.org/world-development-indicators/the-world-by-income-and-region.html</w:instrText>
        </w:r>
      </w:ins>
      <w:ins w:id="175" w:author="Luca Giangregorio" w:date="2024-07-16T17:35:00Z">
        <w:r w:rsidR="008A412D">
          <w:instrText>"</w:instrText>
        </w:r>
        <w:r w:rsidR="008A412D">
          <w:fldChar w:fldCharType="separate"/>
        </w:r>
      </w:ins>
      <w:ins w:id="176" w:author="Luca Giangregorio" w:date="2024-07-16T17:24:00Z">
        <w:r w:rsidR="008A412D" w:rsidRPr="00EE03A8">
          <w:rPr>
            <w:rStyle w:val="Hyperlink"/>
          </w:rPr>
          <w:t>https://datatopics.worldbank.org/world-development-indicators/the-world-by-income-and-region.html</w:t>
        </w:r>
      </w:ins>
      <w:ins w:id="177" w:author="Luca Giangregorio" w:date="2024-07-16T17:35:00Z">
        <w:r w:rsidR="008A412D">
          <w:fldChar w:fldCharType="end"/>
        </w:r>
      </w:ins>
      <w:ins w:id="178" w:author="Luca Giangregorio" w:date="2024-07-16T17:36:00Z">
        <w:r w:rsidR="008A412D">
          <w:t xml:space="preserve"> </w:t>
        </w:r>
      </w:ins>
      <w:ins w:id="179" w:author="Luca Giangregorio" w:date="2024-07-16T17:37:00Z">
        <w:r w:rsidR="008A412D">
          <w:t>REFERENCE TO BE ADDED BY ADAM</w:t>
        </w:r>
      </w:ins>
      <w:ins w:id="180" w:author="Luca Giangregorio" w:date="2024-05-10T11:05:00Z">
        <w:r w:rsidR="00395AA2">
          <w:t>]</w:t>
        </w:r>
      </w:ins>
      <w:ins w:id="181" w:author="Luca Giangregorio" w:date="2024-07-16T17:35:00Z">
        <w:r w:rsidR="008A412D">
          <w:t>.</w:t>
        </w:r>
      </w:ins>
    </w:p>
    <w:p w14:paraId="39C10C74" w14:textId="30F5EA4D" w:rsidR="00877B21" w:rsidRDefault="008A412D">
      <w:pPr>
        <w:pStyle w:val="BodyText"/>
        <w:spacing w:line="355" w:lineRule="auto"/>
        <w:ind w:left="117" w:right="315"/>
        <w:jc w:val="both"/>
        <w:rPr>
          <w:ins w:id="182" w:author="Salvatore Morelli" w:date="2024-07-19T11:45:00Z"/>
        </w:rPr>
      </w:pPr>
      <w:ins w:id="183" w:author="Luca Giangregorio" w:date="2024-07-16T17:35:00Z">
        <w:r>
          <w:t xml:space="preserve">For additional details about the income group classification, please visit </w:t>
        </w:r>
      </w:ins>
      <w:ins w:id="184" w:author="Luca Giangregorio" w:date="2024-07-16T17:36:00Z">
        <w:r>
          <w:t xml:space="preserve">the “Knowledge Base” page of the World Bank. </w:t>
        </w:r>
      </w:ins>
    </w:p>
    <w:p w14:paraId="1F942615" w14:textId="77777777" w:rsidR="00BD7116" w:rsidRDefault="00BD7116">
      <w:pPr>
        <w:pStyle w:val="BodyText"/>
        <w:spacing w:line="355" w:lineRule="auto"/>
        <w:ind w:left="117" w:right="315"/>
        <w:jc w:val="both"/>
        <w:rPr>
          <w:ins w:id="185" w:author="Luca Giangregorio" w:date="2024-05-10T11:00:00Z"/>
        </w:rPr>
      </w:pPr>
    </w:p>
    <w:p w14:paraId="135C5AB2" w14:textId="6C0FBDA0" w:rsidR="00F431FF" w:rsidRDefault="00877B21">
      <w:pPr>
        <w:pStyle w:val="BodyText"/>
        <w:spacing w:line="355" w:lineRule="auto"/>
        <w:ind w:left="117" w:right="315"/>
        <w:jc w:val="both"/>
        <w:rPr>
          <w:ins w:id="186" w:author="Luca Giangregorio" w:date="2024-07-16T16:59:00Z"/>
        </w:rPr>
      </w:pPr>
      <w:ins w:id="187" w:author="Luca Giangregorio" w:date="2024-05-10T11:00:00Z">
        <w:r>
          <w:lastRenderedPageBreak/>
          <w:t xml:space="preserve">Lastly, </w:t>
        </w:r>
      </w:ins>
      <w:ins w:id="188" w:author="Luca Giangregorio" w:date="2024-05-10T11:01:00Z">
        <w:r>
          <w:t xml:space="preserve">to </w:t>
        </w:r>
      </w:ins>
      <w:ins w:id="189" w:author="Luca Giangregorio" w:date="2024-05-10T11:02:00Z">
        <w:r>
          <w:t>foster interdisciplinary</w:t>
        </w:r>
      </w:ins>
      <w:ins w:id="190" w:author="Luca Giangregorio" w:date="2024-05-10T11:03:00Z">
        <w:r>
          <w:t xml:space="preserve"> use of our data</w:t>
        </w:r>
      </w:ins>
      <w:ins w:id="191" w:author="Luca Giangregorio" w:date="2024-05-10T11:04:00Z">
        <w:r w:rsidR="00395AA2">
          <w:t xml:space="preserve"> and </w:t>
        </w:r>
      </w:ins>
      <w:ins w:id="192" w:author="Luca Giangregorio" w:date="2024-05-10T11:03:00Z">
        <w:r w:rsidR="00395AA2">
          <w:t xml:space="preserve">stimulate research </w:t>
        </w:r>
      </w:ins>
      <w:ins w:id="193" w:author="Luca Giangregorio" w:date="2024-05-10T11:36:00Z">
        <w:r w:rsidR="00BF0577">
          <w:t>across the entire</w:t>
        </w:r>
      </w:ins>
      <w:ins w:id="194" w:author="Luca Giangregorio" w:date="2024-05-10T11:03:00Z">
        <w:r w:rsidR="00395AA2">
          <w:t xml:space="preserve"> spectrum of social sciences, we </w:t>
        </w:r>
      </w:ins>
      <w:ins w:id="195" w:author="Luca Giangregorio" w:date="2024-05-10T11:36:00Z">
        <w:r w:rsidR="00BF0577">
          <w:t>introduce</w:t>
        </w:r>
      </w:ins>
      <w:ins w:id="196" w:author="Luca Giangregorio" w:date="2024-05-10T11:09:00Z">
        <w:r w:rsidR="00395AA2">
          <w:t xml:space="preserve"> a new variable </w:t>
        </w:r>
      </w:ins>
      <w:ins w:id="197" w:author="Luca Giangregorio" w:date="2024-05-10T11:10:00Z">
        <w:r w:rsidR="00395AA2">
          <w:t>that captures the political</w:t>
        </w:r>
      </w:ins>
      <w:ins w:id="198" w:author="Luca Giangregorio" w:date="2024-05-10T11:37:00Z">
        <w:r w:rsidR="00BF0577">
          <w:t xml:space="preserve"> orientation</w:t>
        </w:r>
      </w:ins>
      <w:ins w:id="199" w:author="Luca Giangregorio" w:date="2024-05-10T11:10:00Z">
        <w:r w:rsidR="00395AA2">
          <w:t xml:space="preserve"> of the government in charge each year</w:t>
        </w:r>
      </w:ins>
      <w:ins w:id="200" w:author="Luca Giangregorio" w:date="2024-05-10T11:37:00Z">
        <w:r w:rsidR="00BF0577">
          <w:t>. This variable categorizes governments based on their political orientation</w:t>
        </w:r>
      </w:ins>
      <w:ins w:id="201" w:author="Luca Giangregorio" w:date="2024-05-10T11:33:00Z">
        <w:r w:rsidR="00BF0577">
          <w:t xml:space="preserve"> (hegemony of right-win</w:t>
        </w:r>
      </w:ins>
      <w:ins w:id="202" w:author="Luca Giangregorio" w:date="2024-05-10T11:34:00Z">
        <w:r w:rsidR="00BF0577">
          <w:t>g</w:t>
        </w:r>
      </w:ins>
      <w:ins w:id="203" w:author="Luca Giangregorio" w:date="2024-05-10T11:33:00Z">
        <w:r w:rsidR="00BF0577">
          <w:t xml:space="preserve">, dominance </w:t>
        </w:r>
      </w:ins>
      <w:ins w:id="204" w:author="Luca Giangregorio" w:date="2024-05-10T11:34:00Z">
        <w:r w:rsidR="00BF0577">
          <w:t>of right-wing, balance between left and right parties, dominance of left, hegemony of left)</w:t>
        </w:r>
      </w:ins>
      <w:ins w:id="205" w:author="Luca Giangregorio" w:date="2024-05-10T11:33:00Z">
        <w:r w:rsidR="008639E6">
          <w:t>,</w:t>
        </w:r>
      </w:ins>
      <w:ins w:id="206" w:author="Luca Giangregorio" w:date="2024-07-16T18:02:00Z">
        <w:r w:rsidR="007F7D07">
          <w:t xml:space="preserve"> by</w:t>
        </w:r>
      </w:ins>
      <w:ins w:id="207" w:author="Luca Giangregorio" w:date="2024-05-10T11:33:00Z">
        <w:r w:rsidR="008639E6">
          <w:t xml:space="preserve"> c</w:t>
        </w:r>
      </w:ins>
      <w:ins w:id="208" w:author="Luca Giangregorio" w:date="2024-05-10T11:10:00Z">
        <w:r w:rsidR="00395AA2">
          <w:t xml:space="preserve">ombining </w:t>
        </w:r>
      </w:ins>
      <w:ins w:id="209" w:author="Luca Giangregorio" w:date="2024-05-10T11:11:00Z">
        <w:r w:rsidR="00395AA2">
          <w:t xml:space="preserve">two </w:t>
        </w:r>
      </w:ins>
      <w:ins w:id="210" w:author="Luca Giangregorio" w:date="2024-07-16T18:02:00Z">
        <w:r w:rsidR="007F7D07">
          <w:t>primary</w:t>
        </w:r>
      </w:ins>
      <w:ins w:id="211" w:author="Luca Giangregorio" w:date="2024-05-10T11:11:00Z">
        <w:r w:rsidR="00395AA2">
          <w:t xml:space="preserve"> sources </w:t>
        </w:r>
      </w:ins>
      <w:ins w:id="212" w:author="Luca Giangregorio" w:date="2024-07-16T18:02:00Z">
        <w:r w:rsidR="007F7D07">
          <w:t>concerning</w:t>
        </w:r>
      </w:ins>
      <w:ins w:id="213" w:author="Luca Giangregorio" w:date="2024-05-10T11:37:00Z">
        <w:r w:rsidR="00BF0577">
          <w:t xml:space="preserve"> the</w:t>
        </w:r>
      </w:ins>
      <w:ins w:id="214" w:author="Luca Giangregorio" w:date="2024-05-10T11:11:00Z">
        <w:r w:rsidR="00395AA2">
          <w:t xml:space="preserve"> political spectrum and election results [</w:t>
        </w:r>
      </w:ins>
      <w:proofErr w:type="spellStart"/>
      <w:ins w:id="215" w:author="Luca Giangregorio" w:date="2024-07-16T17:24:00Z">
        <w:r w:rsidR="000A0C27">
          <w:t>Armingeon</w:t>
        </w:r>
        <w:proofErr w:type="spellEnd"/>
        <w:r w:rsidR="000A0C27">
          <w:t xml:space="preserve"> et al., 2023, Comparative Political Data Set, 1960-2021; </w:t>
        </w:r>
      </w:ins>
      <w:ins w:id="216" w:author="Luca Giangregorio" w:date="2024-07-16T17:25:00Z">
        <w:r w:rsidR="000A0C27">
          <w:t>Holger et al., 2023, Parliaments and Government Database (</w:t>
        </w:r>
        <w:proofErr w:type="spellStart"/>
        <w:r w:rsidR="000A0C27">
          <w:t>ParlGov</w:t>
        </w:r>
        <w:proofErr w:type="spellEnd"/>
        <w:r w:rsidR="000A0C27">
          <w:t>)</w:t>
        </w:r>
      </w:ins>
      <w:ins w:id="217" w:author="Luca Giangregorio" w:date="2024-07-16T17:37:00Z">
        <w:r w:rsidR="008A412D">
          <w:t xml:space="preserve"> - REFERENCES TO BE ADDED BY ADAM</w:t>
        </w:r>
      </w:ins>
      <w:ins w:id="218" w:author="Luca Giangregorio" w:date="2024-05-10T11:11:00Z">
        <w:r w:rsidR="00395AA2">
          <w:t>]</w:t>
        </w:r>
      </w:ins>
      <w:ins w:id="219" w:author="Luca Giangregorio" w:date="2024-05-10T11:38:00Z">
        <w:r w:rsidR="00BF0577">
          <w:t>, both</w:t>
        </w:r>
      </w:ins>
      <w:ins w:id="220" w:author="Luca Giangregorio" w:date="2024-05-10T11:13:00Z">
        <w:r w:rsidR="00395AA2">
          <w:t xml:space="preserve"> </w:t>
        </w:r>
      </w:ins>
      <w:ins w:id="221" w:author="Luca Giangregorio" w:date="2024-05-10T11:31:00Z">
        <w:r w:rsidR="008639E6">
          <w:t>widely used in the European Journal of Political Research</w:t>
        </w:r>
      </w:ins>
      <w:ins w:id="222" w:author="Luca Giangregorio" w:date="2024-05-10T11:33:00Z">
        <w:r w:rsidR="008639E6">
          <w:t xml:space="preserve">. </w:t>
        </w:r>
      </w:ins>
    </w:p>
    <w:p w14:paraId="29270080" w14:textId="219E3D77" w:rsidR="00F335D1" w:rsidRDefault="00F431FF">
      <w:pPr>
        <w:pStyle w:val="BodyText"/>
        <w:spacing w:line="355" w:lineRule="auto"/>
        <w:ind w:left="117" w:right="315"/>
        <w:jc w:val="both"/>
        <w:rPr>
          <w:ins w:id="223" w:author="Luca Giangregorio" w:date="2024-07-16T17:21:00Z"/>
        </w:rPr>
      </w:pPr>
      <w:ins w:id="224" w:author="Luca Giangregorio" w:date="2024-07-16T16:56:00Z">
        <w:r>
          <w:t xml:space="preserve">The </w:t>
        </w:r>
      </w:ins>
      <w:ins w:id="225" w:author="Luca Giangregorio" w:date="2024-07-16T16:59:00Z">
        <w:r>
          <w:t>definition of the political orientation adopted in the</w:t>
        </w:r>
      </w:ins>
      <w:ins w:id="226" w:author="Luca Giangregorio" w:date="2024-07-16T18:03:00Z">
        <w:r w:rsidR="007F7D07">
          <w:t>se</w:t>
        </w:r>
      </w:ins>
      <w:ins w:id="227" w:author="Luca Giangregorio" w:date="2024-07-16T16:59:00Z">
        <w:r>
          <w:t xml:space="preserve"> two main sources </w:t>
        </w:r>
      </w:ins>
      <w:ins w:id="228" w:author="Luca Giangregorio" w:date="2024-07-16T17:07:00Z">
        <w:r w:rsidR="00E87043">
          <w:t xml:space="preserve">is </w:t>
        </w:r>
      </w:ins>
      <w:ins w:id="229" w:author="Luca Giangregorio" w:date="2024-07-16T17:08:00Z">
        <w:r w:rsidR="00E87043">
          <w:t xml:space="preserve">based on the government composition. </w:t>
        </w:r>
      </w:ins>
      <w:ins w:id="230" w:author="Luca Giangregorio" w:date="2024-07-16T18:03:00Z">
        <w:r w:rsidR="007F7D07">
          <w:t>Following</w:t>
        </w:r>
      </w:ins>
      <w:ins w:id="231" w:author="Luca Giangregorio" w:date="2024-07-16T17:09:00Z">
        <w:r w:rsidR="00E87043">
          <w:t xml:space="preserve"> </w:t>
        </w:r>
      </w:ins>
      <w:proofErr w:type="spellStart"/>
      <w:ins w:id="232" w:author="Luca Giangregorio" w:date="2024-07-16T17:10:00Z">
        <w:r w:rsidR="00E87043">
          <w:t>Armingeon</w:t>
        </w:r>
        <w:proofErr w:type="spellEnd"/>
        <w:r w:rsidR="00E87043">
          <w:t xml:space="preserve"> et al., (2023, Comparative Political Data Set, 1960-2021), the cabinet composition take</w:t>
        </w:r>
      </w:ins>
      <w:ins w:id="233" w:author="Luca Giangregorio" w:date="2024-07-16T17:11:00Z">
        <w:r w:rsidR="00E87043">
          <w:t>s different values depending on the ratio of the party seats in parliament over the total parlia</w:t>
        </w:r>
      </w:ins>
      <w:ins w:id="234" w:author="Luca Giangregorio" w:date="2024-07-16T17:12:00Z">
        <w:r w:rsidR="00E87043">
          <w:t xml:space="preserve">mentary seats of </w:t>
        </w:r>
        <w:r w:rsidR="00E87043" w:rsidRPr="000A0C27">
          <w:rPr>
            <w:i/>
            <w:iCs/>
            <w:rPrChange w:id="235" w:author="Luca Giangregorio" w:date="2024-07-16T17:26:00Z">
              <w:rPr/>
            </w:rPrChange>
          </w:rPr>
          <w:t>all</w:t>
        </w:r>
        <w:r w:rsidR="00E87043">
          <w:t xml:space="preserve"> governing parties. For example, there will be a “dominance of social-democratic and other left parties” if the seat </w:t>
        </w:r>
        <w:proofErr w:type="gramStart"/>
        <w:r w:rsidR="00E87043">
          <w:t>share</w:t>
        </w:r>
        <w:proofErr w:type="gramEnd"/>
        <w:r w:rsidR="00E87043">
          <w:t xml:space="preserve"> of all social-democra</w:t>
        </w:r>
      </w:ins>
      <w:ins w:id="236" w:author="Luca Giangregorio" w:date="2024-07-16T17:13:00Z">
        <w:r w:rsidR="00E87043">
          <w:t xml:space="preserve">tic and left governing parties </w:t>
        </w:r>
      </w:ins>
      <w:ins w:id="237" w:author="Luca Giangregorio" w:date="2024-07-16T18:04:00Z">
        <w:r w:rsidR="007F7D07">
          <w:t xml:space="preserve">exceeds </w:t>
        </w:r>
      </w:ins>
      <w:ins w:id="238" w:author="Luca Giangregorio" w:date="2024-07-16T17:13:00Z">
        <w:r w:rsidR="00E87043">
          <w:t>66.67%</w:t>
        </w:r>
      </w:ins>
      <w:ins w:id="239" w:author="Luca Giangregorio" w:date="2024-07-16T18:04:00Z">
        <w:r w:rsidR="007F7D07">
          <w:t xml:space="preserve"> of the total </w:t>
        </w:r>
        <w:r w:rsidR="00752C82">
          <w:t xml:space="preserve">parliamentary seats </w:t>
        </w:r>
      </w:ins>
      <w:ins w:id="240" w:author="Luca Giangregorio" w:date="2024-07-16T18:05:00Z">
        <w:r w:rsidR="00752C82">
          <w:t>of all governing parties</w:t>
        </w:r>
      </w:ins>
      <w:ins w:id="241" w:author="Luca Giangregorio" w:date="2024-07-16T17:13:00Z">
        <w:r w:rsidR="00E87043">
          <w:t xml:space="preserve">. </w:t>
        </w:r>
      </w:ins>
      <w:ins w:id="242" w:author="Luca Giangregorio" w:date="2024-07-16T18:05:00Z">
        <w:r w:rsidR="00752C82">
          <w:t>Conversely</w:t>
        </w:r>
      </w:ins>
      <w:ins w:id="243" w:author="Luca Giangregorio" w:date="2024-07-16T17:26:00Z">
        <w:r w:rsidR="000A0C27">
          <w:t xml:space="preserve">, there </w:t>
        </w:r>
      </w:ins>
      <w:ins w:id="244" w:author="Luca Giangregorio" w:date="2024-07-16T18:05:00Z">
        <w:r w:rsidR="00752C82">
          <w:t>is a</w:t>
        </w:r>
      </w:ins>
      <w:ins w:id="245" w:author="Luca Giangregorio" w:date="2024-07-16T17:26:00Z">
        <w:r w:rsidR="000A0C27">
          <w:t xml:space="preserve"> “hegemony of righ</w:t>
        </w:r>
      </w:ins>
      <w:ins w:id="246" w:author="Luca Giangregorio" w:date="2024-07-16T17:27:00Z">
        <w:r w:rsidR="000A0C27">
          <w:t xml:space="preserve">t-wing (and </w:t>
        </w:r>
        <w:proofErr w:type="spellStart"/>
        <w:r w:rsidR="000A0C27">
          <w:t>centre</w:t>
        </w:r>
        <w:proofErr w:type="spellEnd"/>
        <w:r w:rsidR="000A0C27">
          <w:t xml:space="preserve">) parties)” when </w:t>
        </w:r>
      </w:ins>
      <w:ins w:id="247" w:author="Luca Giangregorio" w:date="2024-07-16T18:05:00Z">
        <w:r w:rsidR="00752C82">
          <w:t>no</w:t>
        </w:r>
      </w:ins>
      <w:ins w:id="248" w:author="Luca Giangregorio" w:date="2024-07-16T17:28:00Z">
        <w:r w:rsidR="000A0C27">
          <w:t xml:space="preserve"> left-wing parties participat</w:t>
        </w:r>
      </w:ins>
      <w:ins w:id="249" w:author="Luca Giangregorio" w:date="2024-07-16T18:05:00Z">
        <w:r w:rsidR="00752C82">
          <w:t>e</w:t>
        </w:r>
      </w:ins>
      <w:ins w:id="250" w:author="Luca Giangregorio" w:date="2024-07-16T17:28:00Z">
        <w:r w:rsidR="000A0C27">
          <w:t xml:space="preserve"> </w:t>
        </w:r>
      </w:ins>
      <w:ins w:id="251" w:author="Luca Giangregorio" w:date="2024-07-16T18:05:00Z">
        <w:r w:rsidR="00752C82">
          <w:t>in</w:t>
        </w:r>
      </w:ins>
      <w:ins w:id="252" w:author="Luca Giangregorio" w:date="2024-07-16T17:28:00Z">
        <w:r w:rsidR="000A0C27">
          <w:t xml:space="preserve"> the cabinet. </w:t>
        </w:r>
      </w:ins>
      <w:ins w:id="253" w:author="Luca Giangregorio" w:date="2024-07-16T17:14:00Z">
        <w:r w:rsidR="00F335D1">
          <w:t>The</w:t>
        </w:r>
      </w:ins>
      <w:ins w:id="254" w:author="Luca Giangregorio" w:date="2024-07-16T17:15:00Z">
        <w:r w:rsidR="00F335D1">
          <w:t xml:space="preserve"> definition</w:t>
        </w:r>
      </w:ins>
      <w:ins w:id="255" w:author="Luca Giangregorio" w:date="2024-07-16T18:05:00Z">
        <w:r w:rsidR="00752C82">
          <w:t>s</w:t>
        </w:r>
      </w:ins>
      <w:ins w:id="256" w:author="Luca Giangregorio" w:date="2024-07-16T17:15:00Z">
        <w:r w:rsidR="00F335D1">
          <w:t xml:space="preserve"> of </w:t>
        </w:r>
      </w:ins>
      <w:ins w:id="257" w:author="Luca Giangregorio" w:date="2024-07-16T17:16:00Z">
        <w:r w:rsidR="00F335D1">
          <w:t xml:space="preserve">left and right in </w:t>
        </w:r>
        <w:proofErr w:type="spellStart"/>
        <w:r w:rsidR="00F335D1">
          <w:t>Armingeon</w:t>
        </w:r>
        <w:proofErr w:type="spellEnd"/>
        <w:r w:rsidR="00F335D1">
          <w:t xml:space="preserve"> et al., (2023) and </w:t>
        </w:r>
      </w:ins>
      <w:ins w:id="258" w:author="Luca Giangregorio" w:date="2024-07-16T17:17:00Z">
        <w:r w:rsidR="00F335D1">
          <w:t xml:space="preserve">Holger et al., (2023, </w:t>
        </w:r>
        <w:proofErr w:type="spellStart"/>
        <w:r w:rsidR="00F335D1">
          <w:t>ParlGov</w:t>
        </w:r>
        <w:proofErr w:type="spellEnd"/>
        <w:r w:rsidR="00F335D1">
          <w:t xml:space="preserve"> Database) follow the political science literature and are detailed in their specific documentation. </w:t>
        </w:r>
      </w:ins>
    </w:p>
    <w:p w14:paraId="01E6FE24" w14:textId="0CA25E1E" w:rsidR="00877B21" w:rsidRDefault="00F335D1">
      <w:pPr>
        <w:pStyle w:val="BodyText"/>
        <w:spacing w:line="355" w:lineRule="auto"/>
        <w:ind w:left="117" w:right="315"/>
        <w:jc w:val="both"/>
        <w:rPr>
          <w:ins w:id="259" w:author="Luca Giangregorio" w:date="2024-07-23T17:08:00Z"/>
        </w:rPr>
      </w:pPr>
      <w:ins w:id="260" w:author="Luca Giangregorio" w:date="2024-07-16T17:21:00Z">
        <w:r>
          <w:t xml:space="preserve">Due to </w:t>
        </w:r>
      </w:ins>
      <w:ins w:id="261" w:author="Luca Giangregorio" w:date="2024-07-16T18:06:00Z">
        <w:r w:rsidR="00752C82">
          <w:t>distinctive nature</w:t>
        </w:r>
      </w:ins>
      <w:ins w:id="262" w:author="Luca Giangregorio" w:date="2024-07-16T17:21:00Z">
        <w:r>
          <w:t xml:space="preserve"> of the United States political spectrum and history</w:t>
        </w:r>
      </w:ins>
      <w:ins w:id="263" w:author="Luca Giangregorio" w:date="2024-07-16T17:22:00Z">
        <w:r>
          <w:t xml:space="preserve">, its political cycle is typically identified using “Democrat” and “Republican”. </w:t>
        </w:r>
      </w:ins>
      <w:ins w:id="264" w:author="Luca Giangregorio" w:date="2024-07-16T17:18:00Z">
        <w:r>
          <w:t xml:space="preserve"> </w:t>
        </w:r>
      </w:ins>
    </w:p>
    <w:p w14:paraId="0C78A1F8" w14:textId="28905F66" w:rsidR="0026594B" w:rsidRDefault="0026594B">
      <w:pPr>
        <w:pStyle w:val="BodyText"/>
        <w:spacing w:line="355" w:lineRule="auto"/>
        <w:ind w:left="117" w:right="315"/>
        <w:jc w:val="both"/>
      </w:pPr>
      <w:ins w:id="265" w:author="Luca Giangregorio" w:date="2024-07-23T17:08:00Z">
        <w:r>
          <w:t xml:space="preserve">Combining both </w:t>
        </w:r>
        <w:proofErr w:type="gramStart"/>
        <w:r>
          <w:t>sources</w:t>
        </w:r>
        <w:proofErr w:type="gramEnd"/>
        <w:r>
          <w:t xml:space="preserve"> we are able to cover </w:t>
        </w:r>
      </w:ins>
      <w:ins w:id="266" w:author="Luca Giangregorio" w:date="2024-07-23T17:10:00Z">
        <w:r>
          <w:t xml:space="preserve">38 countries over almost the whole XX century, with the exception of the eastern-Europe countries entering the sample after the 1989. </w:t>
        </w:r>
      </w:ins>
    </w:p>
    <w:p w14:paraId="41A906B3" w14:textId="77777777" w:rsidR="00620CF6" w:rsidRPr="008A412D" w:rsidRDefault="00000000">
      <w:pPr>
        <w:pStyle w:val="BodyText"/>
        <w:spacing w:before="116" w:line="355" w:lineRule="auto"/>
        <w:ind w:left="117" w:right="315"/>
        <w:jc w:val="both"/>
        <w:rPr>
          <w:strike/>
          <w:rPrChange w:id="267" w:author="Luca Giangregorio" w:date="2024-07-16T17:40:00Z">
            <w:rPr/>
          </w:rPrChange>
        </w:rPr>
      </w:pPr>
      <w:r w:rsidRPr="008A412D">
        <w:rPr>
          <w:strike/>
          <w:rPrChange w:id="268" w:author="Luca Giangregorio" w:date="2024-07-16T17:40:00Z">
            <w:rPr/>
          </w:rPrChange>
        </w:rPr>
        <w:t>We</w:t>
      </w:r>
      <w:r w:rsidRPr="008A412D">
        <w:rPr>
          <w:strike/>
          <w:spacing w:val="-11"/>
          <w:rPrChange w:id="269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70" w:author="Luca Giangregorio" w:date="2024-07-16T17:40:00Z">
            <w:rPr/>
          </w:rPrChange>
        </w:rPr>
        <w:t>have</w:t>
      </w:r>
      <w:r w:rsidRPr="008A412D">
        <w:rPr>
          <w:strike/>
          <w:spacing w:val="-11"/>
          <w:rPrChange w:id="271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72" w:author="Luca Giangregorio" w:date="2024-07-16T17:40:00Z">
            <w:rPr/>
          </w:rPrChange>
        </w:rPr>
        <w:t>made</w:t>
      </w:r>
      <w:r w:rsidRPr="008A412D">
        <w:rPr>
          <w:strike/>
          <w:spacing w:val="-11"/>
          <w:rPrChange w:id="273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74" w:author="Luca Giangregorio" w:date="2024-07-16T17:40:00Z">
            <w:rPr/>
          </w:rPrChange>
        </w:rPr>
        <w:t>the</w:t>
      </w:r>
      <w:r w:rsidRPr="008A412D">
        <w:rPr>
          <w:strike/>
          <w:spacing w:val="-11"/>
          <w:rPrChange w:id="275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76" w:author="Luca Giangregorio" w:date="2024-07-16T17:40:00Z">
            <w:rPr/>
          </w:rPrChange>
        </w:rPr>
        <w:t>code</w:t>
      </w:r>
      <w:r w:rsidRPr="008A412D">
        <w:rPr>
          <w:strike/>
          <w:spacing w:val="-11"/>
          <w:rPrChange w:id="277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78" w:author="Luca Giangregorio" w:date="2024-07-16T17:40:00Z">
            <w:rPr/>
          </w:rPrChange>
        </w:rPr>
        <w:t>used</w:t>
      </w:r>
      <w:r w:rsidRPr="008A412D">
        <w:rPr>
          <w:strike/>
          <w:spacing w:val="-11"/>
          <w:rPrChange w:id="279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80" w:author="Luca Giangregorio" w:date="2024-07-16T17:40:00Z">
            <w:rPr/>
          </w:rPrChange>
        </w:rPr>
        <w:t>to</w:t>
      </w:r>
      <w:r w:rsidRPr="008A412D">
        <w:rPr>
          <w:strike/>
          <w:spacing w:val="-11"/>
          <w:rPrChange w:id="281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82" w:author="Luca Giangregorio" w:date="2024-07-16T17:40:00Z">
            <w:rPr/>
          </w:rPrChange>
        </w:rPr>
        <w:t>extract</w:t>
      </w:r>
      <w:r w:rsidRPr="008A412D">
        <w:rPr>
          <w:strike/>
          <w:spacing w:val="-11"/>
          <w:rPrChange w:id="283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84" w:author="Luca Giangregorio" w:date="2024-07-16T17:40:00Z">
            <w:rPr/>
          </w:rPrChange>
        </w:rPr>
        <w:t>these</w:t>
      </w:r>
      <w:r w:rsidRPr="008A412D">
        <w:rPr>
          <w:strike/>
          <w:spacing w:val="-11"/>
          <w:rPrChange w:id="285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86" w:author="Luca Giangregorio" w:date="2024-07-16T17:40:00Z">
            <w:rPr/>
          </w:rPrChange>
        </w:rPr>
        <w:t>variables</w:t>
      </w:r>
      <w:r w:rsidRPr="008A412D">
        <w:rPr>
          <w:strike/>
          <w:spacing w:val="-11"/>
          <w:rPrChange w:id="287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88" w:author="Luca Giangregorio" w:date="2024-07-16T17:40:00Z">
            <w:rPr/>
          </w:rPrChange>
        </w:rPr>
        <w:t>available</w:t>
      </w:r>
      <w:r w:rsidRPr="008A412D">
        <w:rPr>
          <w:strike/>
          <w:spacing w:val="-11"/>
          <w:rPrChange w:id="289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90" w:author="Luca Giangregorio" w:date="2024-07-16T17:40:00Z">
            <w:rPr/>
          </w:rPrChange>
        </w:rPr>
        <w:t>on</w:t>
      </w:r>
      <w:r w:rsidRPr="008A412D">
        <w:rPr>
          <w:strike/>
          <w:spacing w:val="-11"/>
          <w:rPrChange w:id="291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92" w:author="Luca Giangregorio" w:date="2024-07-16T17:40:00Z">
            <w:rPr/>
          </w:rPrChange>
        </w:rPr>
        <w:t>our</w:t>
      </w:r>
      <w:r w:rsidRPr="008A412D">
        <w:rPr>
          <w:strike/>
          <w:spacing w:val="-11"/>
          <w:rPrChange w:id="293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94" w:author="Luca Giangregorio" w:date="2024-07-16T17:40:00Z">
            <w:rPr/>
          </w:rPrChange>
        </w:rPr>
        <w:t>GitHub</w:t>
      </w:r>
      <w:r w:rsidRPr="008A412D">
        <w:rPr>
          <w:strike/>
          <w:spacing w:val="-11"/>
          <w:rPrChange w:id="295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96" w:author="Luca Giangregorio" w:date="2024-07-16T17:40:00Z">
            <w:rPr/>
          </w:rPrChange>
        </w:rPr>
        <w:t>repository,</w:t>
      </w:r>
      <w:r w:rsidRPr="008A412D">
        <w:rPr>
          <w:strike/>
          <w:spacing w:val="-11"/>
          <w:rPrChange w:id="297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298" w:author="Luca Giangregorio" w:date="2024-07-16T17:40:00Z">
            <w:rPr/>
          </w:rPrChange>
        </w:rPr>
        <w:t>which</w:t>
      </w:r>
      <w:r w:rsidRPr="008A412D">
        <w:rPr>
          <w:strike/>
          <w:spacing w:val="-11"/>
          <w:rPrChange w:id="299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300" w:author="Luca Giangregorio" w:date="2024-07-16T17:40:00Z">
            <w:rPr/>
          </w:rPrChange>
        </w:rPr>
        <w:t>are</w:t>
      </w:r>
      <w:r w:rsidRPr="008A412D">
        <w:rPr>
          <w:strike/>
          <w:spacing w:val="-11"/>
          <w:rPrChange w:id="301" w:author="Luca Giangregorio" w:date="2024-07-16T17:40:00Z">
            <w:rPr>
              <w:spacing w:val="-11"/>
            </w:rPr>
          </w:rPrChange>
        </w:rPr>
        <w:t xml:space="preserve"> </w:t>
      </w:r>
      <w:r w:rsidRPr="008A412D">
        <w:rPr>
          <w:strike/>
          <w:rPrChange w:id="302" w:author="Luca Giangregorio" w:date="2024-07-16T17:40:00Z">
            <w:rPr/>
          </w:rPrChange>
        </w:rPr>
        <w:t xml:space="preserve">stored </w:t>
      </w:r>
      <w:r w:rsidRPr="008A412D">
        <w:rPr>
          <w:strike/>
          <w:spacing w:val="-4"/>
          <w:rPrChange w:id="303" w:author="Luca Giangregorio" w:date="2024-07-16T17:40:00Z">
            <w:rPr>
              <w:spacing w:val="-4"/>
            </w:rPr>
          </w:rPrChange>
        </w:rPr>
        <w:t>in a downloadable file called “supplementary_var.xlsx”.</w:t>
      </w:r>
      <w:r w:rsidRPr="008A412D">
        <w:rPr>
          <w:strike/>
          <w:spacing w:val="26"/>
          <w:rPrChange w:id="304" w:author="Luca Giangregorio" w:date="2024-07-16T17:40:00Z">
            <w:rPr>
              <w:spacing w:val="26"/>
            </w:rPr>
          </w:rPrChange>
        </w:rPr>
        <w:t xml:space="preserve"> </w:t>
      </w:r>
      <w:r w:rsidRPr="008A412D">
        <w:rPr>
          <w:strike/>
          <w:spacing w:val="-4"/>
          <w:rPrChange w:id="305" w:author="Luca Giangregorio" w:date="2024-07-16T17:40:00Z">
            <w:rPr>
              <w:spacing w:val="-4"/>
            </w:rPr>
          </w:rPrChange>
        </w:rPr>
        <w:t xml:space="preserve">Users can easily access and review the code, enabling </w:t>
      </w:r>
      <w:r w:rsidRPr="008A412D">
        <w:rPr>
          <w:strike/>
          <w:rPrChange w:id="306" w:author="Luca Giangregorio" w:date="2024-07-16T17:40:00Z">
            <w:rPr/>
          </w:rPrChange>
        </w:rPr>
        <w:t>them</w:t>
      </w:r>
      <w:r w:rsidRPr="008A412D">
        <w:rPr>
          <w:strike/>
          <w:spacing w:val="-9"/>
          <w:rPrChange w:id="307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08" w:author="Luca Giangregorio" w:date="2024-07-16T17:40:00Z">
            <w:rPr/>
          </w:rPrChange>
        </w:rPr>
        <w:t>to</w:t>
      </w:r>
      <w:r w:rsidRPr="008A412D">
        <w:rPr>
          <w:strike/>
          <w:spacing w:val="-9"/>
          <w:rPrChange w:id="309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10" w:author="Luca Giangregorio" w:date="2024-07-16T17:40:00Z">
            <w:rPr/>
          </w:rPrChange>
        </w:rPr>
        <w:t>understand</w:t>
      </w:r>
      <w:r w:rsidRPr="008A412D">
        <w:rPr>
          <w:strike/>
          <w:spacing w:val="-9"/>
          <w:rPrChange w:id="311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12" w:author="Luca Giangregorio" w:date="2024-07-16T17:40:00Z">
            <w:rPr/>
          </w:rPrChange>
        </w:rPr>
        <w:t>the</w:t>
      </w:r>
      <w:r w:rsidRPr="008A412D">
        <w:rPr>
          <w:strike/>
          <w:spacing w:val="-9"/>
          <w:rPrChange w:id="313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14" w:author="Luca Giangregorio" w:date="2024-07-16T17:40:00Z">
            <w:rPr/>
          </w:rPrChange>
        </w:rPr>
        <w:t>data</w:t>
      </w:r>
      <w:r w:rsidRPr="008A412D">
        <w:rPr>
          <w:strike/>
          <w:spacing w:val="-9"/>
          <w:rPrChange w:id="315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16" w:author="Luca Giangregorio" w:date="2024-07-16T17:40:00Z">
            <w:rPr/>
          </w:rPrChange>
        </w:rPr>
        <w:t>processing</w:t>
      </w:r>
      <w:r w:rsidRPr="008A412D">
        <w:rPr>
          <w:strike/>
          <w:spacing w:val="-9"/>
          <w:rPrChange w:id="317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18" w:author="Luca Giangregorio" w:date="2024-07-16T17:40:00Z">
            <w:rPr/>
          </w:rPrChange>
        </w:rPr>
        <w:t>steps</w:t>
      </w:r>
      <w:r w:rsidRPr="008A412D">
        <w:rPr>
          <w:strike/>
          <w:spacing w:val="-9"/>
          <w:rPrChange w:id="319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20" w:author="Luca Giangregorio" w:date="2024-07-16T17:40:00Z">
            <w:rPr/>
          </w:rPrChange>
        </w:rPr>
        <w:t>and</w:t>
      </w:r>
      <w:r w:rsidRPr="008A412D">
        <w:rPr>
          <w:strike/>
          <w:spacing w:val="-9"/>
          <w:rPrChange w:id="321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22" w:author="Luca Giangregorio" w:date="2024-07-16T17:40:00Z">
            <w:rPr/>
          </w:rPrChange>
        </w:rPr>
        <w:t>reproduce</w:t>
      </w:r>
      <w:r w:rsidRPr="008A412D">
        <w:rPr>
          <w:strike/>
          <w:spacing w:val="-9"/>
          <w:rPrChange w:id="323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24" w:author="Luca Giangregorio" w:date="2024-07-16T17:40:00Z">
            <w:rPr/>
          </w:rPrChange>
        </w:rPr>
        <w:t>the</w:t>
      </w:r>
      <w:r w:rsidRPr="008A412D">
        <w:rPr>
          <w:strike/>
          <w:spacing w:val="-9"/>
          <w:rPrChange w:id="325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26" w:author="Luca Giangregorio" w:date="2024-07-16T17:40:00Z">
            <w:rPr/>
          </w:rPrChange>
        </w:rPr>
        <w:t>results</w:t>
      </w:r>
      <w:r w:rsidRPr="008A412D">
        <w:rPr>
          <w:strike/>
          <w:spacing w:val="-9"/>
          <w:rPrChange w:id="327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28" w:author="Luca Giangregorio" w:date="2024-07-16T17:40:00Z">
            <w:rPr/>
          </w:rPrChange>
        </w:rPr>
        <w:t>displayed</w:t>
      </w:r>
      <w:r w:rsidRPr="008A412D">
        <w:rPr>
          <w:strike/>
          <w:spacing w:val="-9"/>
          <w:rPrChange w:id="329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30" w:author="Luca Giangregorio" w:date="2024-07-16T17:40:00Z">
            <w:rPr/>
          </w:rPrChange>
        </w:rPr>
        <w:t>in</w:t>
      </w:r>
      <w:r w:rsidRPr="008A412D">
        <w:rPr>
          <w:strike/>
          <w:spacing w:val="-9"/>
          <w:rPrChange w:id="331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32" w:author="Luca Giangregorio" w:date="2024-07-16T17:40:00Z">
            <w:rPr/>
          </w:rPrChange>
        </w:rPr>
        <w:t>our</w:t>
      </w:r>
      <w:r w:rsidRPr="008A412D">
        <w:rPr>
          <w:strike/>
          <w:spacing w:val="-9"/>
          <w:rPrChange w:id="333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34" w:author="Luca Giangregorio" w:date="2024-07-16T17:40:00Z">
            <w:rPr/>
          </w:rPrChange>
        </w:rPr>
        <w:t>website</w:t>
      </w:r>
      <w:r w:rsidRPr="008A412D">
        <w:rPr>
          <w:strike/>
          <w:spacing w:val="-9"/>
          <w:rPrChange w:id="335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36" w:author="Luca Giangregorio" w:date="2024-07-16T17:40:00Z">
            <w:rPr/>
          </w:rPrChange>
        </w:rPr>
        <w:t>if</w:t>
      </w:r>
      <w:r w:rsidRPr="008A412D">
        <w:rPr>
          <w:strike/>
          <w:spacing w:val="-9"/>
          <w:rPrChange w:id="337" w:author="Luca Giangregorio" w:date="2024-07-16T17:40:00Z">
            <w:rPr>
              <w:spacing w:val="-9"/>
            </w:rPr>
          </w:rPrChange>
        </w:rPr>
        <w:t xml:space="preserve"> </w:t>
      </w:r>
      <w:r w:rsidRPr="008A412D">
        <w:rPr>
          <w:strike/>
          <w:rPrChange w:id="338" w:author="Luca Giangregorio" w:date="2024-07-16T17:40:00Z">
            <w:rPr/>
          </w:rPrChange>
        </w:rPr>
        <w:t>desired. This</w:t>
      </w:r>
      <w:r w:rsidRPr="008A412D">
        <w:rPr>
          <w:strike/>
          <w:spacing w:val="-7"/>
          <w:rPrChange w:id="339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40" w:author="Luca Giangregorio" w:date="2024-07-16T17:40:00Z">
            <w:rPr/>
          </w:rPrChange>
        </w:rPr>
        <w:t>file</w:t>
      </w:r>
      <w:r w:rsidRPr="008A412D">
        <w:rPr>
          <w:strike/>
          <w:spacing w:val="-7"/>
          <w:rPrChange w:id="341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42" w:author="Luca Giangregorio" w:date="2024-07-16T17:40:00Z">
            <w:rPr/>
          </w:rPrChange>
        </w:rPr>
        <w:t>contains</w:t>
      </w:r>
      <w:r w:rsidRPr="008A412D">
        <w:rPr>
          <w:strike/>
          <w:spacing w:val="-7"/>
          <w:rPrChange w:id="343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44" w:author="Luca Giangregorio" w:date="2024-07-16T17:40:00Z">
            <w:rPr/>
          </w:rPrChange>
        </w:rPr>
        <w:t>all</w:t>
      </w:r>
      <w:r w:rsidRPr="008A412D">
        <w:rPr>
          <w:strike/>
          <w:spacing w:val="-7"/>
          <w:rPrChange w:id="345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46" w:author="Luca Giangregorio" w:date="2024-07-16T17:40:00Z">
            <w:rPr/>
          </w:rPrChange>
        </w:rPr>
        <w:t>the</w:t>
      </w:r>
      <w:r w:rsidRPr="008A412D">
        <w:rPr>
          <w:strike/>
          <w:spacing w:val="-7"/>
          <w:rPrChange w:id="347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48" w:author="Luca Giangregorio" w:date="2024-07-16T17:40:00Z">
            <w:rPr/>
          </w:rPrChange>
        </w:rPr>
        <w:t>relevant</w:t>
      </w:r>
      <w:r w:rsidRPr="008A412D">
        <w:rPr>
          <w:strike/>
          <w:spacing w:val="-7"/>
          <w:rPrChange w:id="349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50" w:author="Luca Giangregorio" w:date="2024-07-16T17:40:00Z">
            <w:rPr/>
          </w:rPrChange>
        </w:rPr>
        <w:t>data</w:t>
      </w:r>
      <w:r w:rsidRPr="008A412D">
        <w:rPr>
          <w:strike/>
          <w:spacing w:val="-7"/>
          <w:rPrChange w:id="351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52" w:author="Luca Giangregorio" w:date="2024-07-16T17:40:00Z">
            <w:rPr/>
          </w:rPrChange>
        </w:rPr>
        <w:t>in</w:t>
      </w:r>
      <w:r w:rsidRPr="008A412D">
        <w:rPr>
          <w:strike/>
          <w:spacing w:val="-7"/>
          <w:rPrChange w:id="353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54" w:author="Luca Giangregorio" w:date="2024-07-16T17:40:00Z">
            <w:rPr/>
          </w:rPrChange>
        </w:rPr>
        <w:t>a</w:t>
      </w:r>
      <w:r w:rsidRPr="008A412D">
        <w:rPr>
          <w:strike/>
          <w:spacing w:val="-7"/>
          <w:rPrChange w:id="355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56" w:author="Luca Giangregorio" w:date="2024-07-16T17:40:00Z">
            <w:rPr/>
          </w:rPrChange>
        </w:rPr>
        <w:t>structured</w:t>
      </w:r>
      <w:r w:rsidRPr="008A412D">
        <w:rPr>
          <w:strike/>
          <w:spacing w:val="-7"/>
          <w:rPrChange w:id="357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58" w:author="Luca Giangregorio" w:date="2024-07-16T17:40:00Z">
            <w:rPr/>
          </w:rPrChange>
        </w:rPr>
        <w:t>format,</w:t>
      </w:r>
      <w:r w:rsidRPr="008A412D">
        <w:rPr>
          <w:strike/>
          <w:spacing w:val="-6"/>
          <w:rPrChange w:id="359" w:author="Luca Giangregorio" w:date="2024-07-16T17:40:00Z">
            <w:rPr>
              <w:spacing w:val="-6"/>
            </w:rPr>
          </w:rPrChange>
        </w:rPr>
        <w:t xml:space="preserve"> </w:t>
      </w:r>
      <w:r w:rsidRPr="008A412D">
        <w:rPr>
          <w:strike/>
          <w:rPrChange w:id="360" w:author="Luca Giangregorio" w:date="2024-07-16T17:40:00Z">
            <w:rPr/>
          </w:rPrChange>
        </w:rPr>
        <w:t>allowing</w:t>
      </w:r>
      <w:r w:rsidRPr="008A412D">
        <w:rPr>
          <w:strike/>
          <w:spacing w:val="-7"/>
          <w:rPrChange w:id="361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62" w:author="Luca Giangregorio" w:date="2024-07-16T17:40:00Z">
            <w:rPr/>
          </w:rPrChange>
        </w:rPr>
        <w:t>users</w:t>
      </w:r>
      <w:r w:rsidRPr="008A412D">
        <w:rPr>
          <w:strike/>
          <w:spacing w:val="-7"/>
          <w:rPrChange w:id="363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64" w:author="Luca Giangregorio" w:date="2024-07-16T17:40:00Z">
            <w:rPr/>
          </w:rPrChange>
        </w:rPr>
        <w:t>to</w:t>
      </w:r>
      <w:r w:rsidRPr="008A412D">
        <w:rPr>
          <w:strike/>
          <w:spacing w:val="-7"/>
          <w:rPrChange w:id="365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66" w:author="Luca Giangregorio" w:date="2024-07-16T17:40:00Z">
            <w:rPr/>
          </w:rPrChange>
        </w:rPr>
        <w:t>explore</w:t>
      </w:r>
      <w:r w:rsidRPr="008A412D">
        <w:rPr>
          <w:strike/>
          <w:spacing w:val="-7"/>
          <w:rPrChange w:id="367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68" w:author="Luca Giangregorio" w:date="2024-07-16T17:40:00Z">
            <w:rPr/>
          </w:rPrChange>
        </w:rPr>
        <w:t>the</w:t>
      </w:r>
      <w:r w:rsidRPr="008A412D">
        <w:rPr>
          <w:strike/>
          <w:spacing w:val="-7"/>
          <w:rPrChange w:id="369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70" w:author="Luca Giangregorio" w:date="2024-07-16T17:40:00Z">
            <w:rPr/>
          </w:rPrChange>
        </w:rPr>
        <w:t>variables</w:t>
      </w:r>
      <w:r w:rsidRPr="008A412D">
        <w:rPr>
          <w:strike/>
          <w:spacing w:val="-7"/>
          <w:rPrChange w:id="371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72" w:author="Luca Giangregorio" w:date="2024-07-16T17:40:00Z">
            <w:rPr/>
          </w:rPrChange>
        </w:rPr>
        <w:t>at</w:t>
      </w:r>
      <w:r w:rsidRPr="008A412D">
        <w:rPr>
          <w:strike/>
          <w:spacing w:val="-7"/>
          <w:rPrChange w:id="373" w:author="Luca Giangregorio" w:date="2024-07-16T17:40:00Z">
            <w:rPr>
              <w:spacing w:val="-7"/>
            </w:rPr>
          </w:rPrChange>
        </w:rPr>
        <w:t xml:space="preserve"> </w:t>
      </w:r>
      <w:r w:rsidRPr="008A412D">
        <w:rPr>
          <w:strike/>
          <w:rPrChange w:id="374" w:author="Luca Giangregorio" w:date="2024-07-16T17:40:00Z">
            <w:rPr/>
          </w:rPrChange>
        </w:rPr>
        <w:t>their own pace and integrate them into their own analyses.</w:t>
      </w:r>
    </w:p>
    <w:p w14:paraId="0C72E2E3" w14:textId="037AE6EF" w:rsidR="00620CF6" w:rsidRDefault="00000000">
      <w:pPr>
        <w:pStyle w:val="BodyText"/>
        <w:spacing w:before="116" w:line="355" w:lineRule="auto"/>
        <w:ind w:left="117" w:right="315"/>
        <w:jc w:val="both"/>
      </w:pPr>
      <w:r>
        <w:rPr>
          <w:spacing w:val="-2"/>
        </w:rPr>
        <w:t>Table</w:t>
      </w:r>
      <w:r>
        <w:rPr>
          <w:spacing w:val="-9"/>
        </w:rPr>
        <w:t xml:space="preserve"> </w:t>
      </w:r>
      <w:hyperlink w:anchor="_bookmark66" w:history="1">
        <w:r>
          <w:rPr>
            <w:color w:val="7F0000"/>
            <w:spacing w:val="-2"/>
          </w:rPr>
          <w:t>A.1</w:t>
        </w:r>
      </w:hyperlink>
      <w:r>
        <w:rPr>
          <w:color w:val="7F0000"/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Appendix</w:t>
      </w:r>
      <w:r>
        <w:rPr>
          <w:spacing w:val="-9"/>
        </w:rPr>
        <w:t xml:space="preserve"> </w:t>
      </w:r>
      <w:hyperlink w:anchor="_bookmark65" w:history="1">
        <w:r>
          <w:rPr>
            <w:color w:val="7F0000"/>
            <w:spacing w:val="-2"/>
          </w:rPr>
          <w:t>A</w:t>
        </w:r>
      </w:hyperlink>
      <w:r>
        <w:rPr>
          <w:color w:val="7F0000"/>
          <w:spacing w:val="-9"/>
        </w:rPr>
        <w:t xml:space="preserve"> </w:t>
      </w:r>
      <w:r>
        <w:rPr>
          <w:spacing w:val="-2"/>
        </w:rPr>
        <w:t>below</w:t>
      </w:r>
      <w:r>
        <w:rPr>
          <w:spacing w:val="-9"/>
        </w:rPr>
        <w:t xml:space="preserve"> </w:t>
      </w:r>
      <w:r>
        <w:rPr>
          <w:spacing w:val="-2"/>
        </w:rPr>
        <w:t>provides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summary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supplementary</w:t>
      </w:r>
      <w:r>
        <w:rPr>
          <w:spacing w:val="-9"/>
        </w:rPr>
        <w:t xml:space="preserve"> </w:t>
      </w:r>
      <w:r>
        <w:rPr>
          <w:spacing w:val="-2"/>
        </w:rPr>
        <w:t>variables</w:t>
      </w:r>
      <w:r>
        <w:rPr>
          <w:spacing w:val="-9"/>
        </w:rPr>
        <w:t xml:space="preserve"> </w:t>
      </w:r>
      <w:r>
        <w:rPr>
          <w:spacing w:val="-2"/>
        </w:rPr>
        <w:t>employed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project. </w:t>
      </w:r>
      <w:commentRangeStart w:id="375"/>
      <w:commentRangeStart w:id="376"/>
      <w:r>
        <w:t xml:space="preserve">For more comprehensive information on the construction of these variables, please consult their original </w:t>
      </w:r>
      <w:commentRangeEnd w:id="375"/>
      <w:r w:rsidR="00644A60">
        <w:rPr>
          <w:rStyle w:val="CommentReference"/>
        </w:rPr>
        <w:commentReference w:id="375"/>
      </w:r>
      <w:commentRangeEnd w:id="376"/>
      <w:r w:rsidR="00BD7116">
        <w:rPr>
          <w:rStyle w:val="CommentReference"/>
        </w:rPr>
        <w:commentReference w:id="376"/>
      </w:r>
      <w:r>
        <w:t>documentation</w:t>
      </w:r>
      <w:r>
        <w:rPr>
          <w:spacing w:val="40"/>
        </w:rPr>
        <w:t xml:space="preserve"> </w:t>
      </w:r>
      <w:r>
        <w:t>[</w:t>
      </w:r>
      <w:r>
        <w:rPr>
          <w:b/>
        </w:rPr>
        <w:t>blanchet2017prices</w:t>
      </w:r>
      <w:r>
        <w:t>,</w:t>
      </w:r>
      <w:r>
        <w:rPr>
          <w:spacing w:val="40"/>
        </w:rPr>
        <w:t xml:space="preserve"> </w:t>
      </w:r>
      <w:r>
        <w:rPr>
          <w:b/>
        </w:rPr>
        <w:t>blanchet2016sna</w:t>
      </w:r>
      <w:ins w:id="377" w:author="Luca Giangregorio" w:date="2024-07-16T18:07:00Z">
        <w:r w:rsidR="00752C82">
          <w:rPr>
            <w:b/>
          </w:rPr>
          <w:t xml:space="preserve">; </w:t>
        </w:r>
        <w:proofErr w:type="spellStart"/>
        <w:r w:rsidR="00752C82">
          <w:t>Armingeon</w:t>
        </w:r>
        <w:proofErr w:type="spellEnd"/>
        <w:r w:rsidR="00752C82">
          <w:t xml:space="preserve"> et al., (2023); Holger et al., (2023, </w:t>
        </w:r>
        <w:proofErr w:type="spellStart"/>
        <w:r w:rsidR="00752C82">
          <w:t>ParlGov</w:t>
        </w:r>
        <w:proofErr w:type="spellEnd"/>
        <w:r w:rsidR="00752C82">
          <w:t xml:space="preserve"> Database; World Bank</w:t>
        </w:r>
      </w:ins>
      <w:r>
        <w:t>].</w:t>
      </w:r>
    </w:p>
    <w:bookmarkEnd w:id="1"/>
    <w:p w14:paraId="2E76DA7C" w14:textId="77777777" w:rsidR="00620CF6" w:rsidRDefault="00620CF6">
      <w:pPr>
        <w:spacing w:line="355" w:lineRule="auto"/>
        <w:jc w:val="both"/>
        <w:sectPr w:rsidR="00620CF6" w:rsidSect="00D60468">
          <w:pgSz w:w="12240" w:h="15840"/>
          <w:pgMar w:top="1460" w:right="1100" w:bottom="280" w:left="1300" w:header="720" w:footer="720" w:gutter="0"/>
          <w:cols w:space="720"/>
        </w:sectPr>
      </w:pPr>
    </w:p>
    <w:p w14:paraId="31E9AFE3" w14:textId="77777777" w:rsidR="00620CF6" w:rsidRDefault="00620CF6">
      <w:pPr>
        <w:pStyle w:val="BodyText"/>
      </w:pPr>
    </w:p>
    <w:p w14:paraId="6D0D7054" w14:textId="77777777" w:rsidR="00620CF6" w:rsidRDefault="00620CF6">
      <w:pPr>
        <w:pStyle w:val="BodyText"/>
      </w:pPr>
    </w:p>
    <w:p w14:paraId="379B30B1" w14:textId="77777777" w:rsidR="00620CF6" w:rsidRDefault="00620CF6">
      <w:pPr>
        <w:pStyle w:val="BodyText"/>
        <w:spacing w:before="12"/>
        <w:rPr>
          <w:sz w:val="26"/>
        </w:rPr>
      </w:pPr>
    </w:p>
    <w:p w14:paraId="57A7B89C" w14:textId="77777777" w:rsidR="00620CF6" w:rsidRDefault="00000000">
      <w:pPr>
        <w:spacing w:before="140"/>
        <w:ind w:left="117"/>
        <w:rPr>
          <w:b/>
          <w:sz w:val="41"/>
        </w:rPr>
      </w:pPr>
      <w:bookmarkStart w:id="378" w:name="Supplementary_Variables"/>
      <w:bookmarkStart w:id="379" w:name="_bookmark65"/>
      <w:bookmarkEnd w:id="378"/>
      <w:bookmarkEnd w:id="379"/>
      <w:r>
        <w:rPr>
          <w:b/>
          <w:w w:val="105"/>
          <w:sz w:val="41"/>
        </w:rPr>
        <w:t>Appendix</w:t>
      </w:r>
      <w:r>
        <w:rPr>
          <w:b/>
          <w:spacing w:val="52"/>
          <w:w w:val="110"/>
          <w:sz w:val="41"/>
        </w:rPr>
        <w:t xml:space="preserve"> </w:t>
      </w:r>
      <w:r>
        <w:rPr>
          <w:b/>
          <w:spacing w:val="-10"/>
          <w:w w:val="110"/>
          <w:sz w:val="41"/>
        </w:rPr>
        <w:t>A</w:t>
      </w:r>
    </w:p>
    <w:p w14:paraId="58622F5B" w14:textId="77777777" w:rsidR="00620CF6" w:rsidRDefault="00620CF6">
      <w:pPr>
        <w:pStyle w:val="BodyText"/>
        <w:rPr>
          <w:b/>
          <w:sz w:val="65"/>
        </w:rPr>
      </w:pPr>
    </w:p>
    <w:p w14:paraId="49BFAB79" w14:textId="77777777" w:rsidR="00620CF6" w:rsidRDefault="00000000">
      <w:pPr>
        <w:pStyle w:val="Heading1"/>
      </w:pPr>
      <w:r>
        <w:rPr>
          <w:w w:val="105"/>
        </w:rPr>
        <w:t>Supplementary</w:t>
      </w:r>
      <w:r>
        <w:rPr>
          <w:spacing w:val="29"/>
          <w:w w:val="150"/>
        </w:rPr>
        <w:t xml:space="preserve"> </w:t>
      </w:r>
      <w:r>
        <w:rPr>
          <w:spacing w:val="-2"/>
          <w:w w:val="105"/>
        </w:rPr>
        <w:t>Variables</w:t>
      </w:r>
    </w:p>
    <w:p w14:paraId="59220CA2" w14:textId="77777777" w:rsidR="00620CF6" w:rsidRDefault="00620CF6">
      <w:pPr>
        <w:sectPr w:rsidR="00620CF6" w:rsidSect="00D60468">
          <w:pgSz w:w="12240" w:h="15840"/>
          <w:pgMar w:top="1820" w:right="920" w:bottom="280" w:left="1300" w:header="720" w:footer="720" w:gutter="0"/>
          <w:cols w:space="720"/>
        </w:sectPr>
      </w:pPr>
    </w:p>
    <w:p w14:paraId="0A4B8E3A" w14:textId="77777777" w:rsidR="00620CF6" w:rsidRDefault="00000000">
      <w:pPr>
        <w:pStyle w:val="BodyText"/>
        <w:spacing w:before="92"/>
        <w:ind w:left="2101" w:right="2478"/>
        <w:jc w:val="center"/>
      </w:pPr>
      <w:commentRangeStart w:id="380"/>
      <w:r>
        <w:lastRenderedPageBreak/>
        <w:t>Table</w:t>
      </w:r>
      <w:r>
        <w:rPr>
          <w:spacing w:val="-2"/>
        </w:rPr>
        <w:t xml:space="preserve"> </w:t>
      </w:r>
      <w:r>
        <w:t>A.1:</w:t>
      </w:r>
      <w:r>
        <w:rPr>
          <w:spacing w:val="16"/>
        </w:rPr>
        <w:t xml:space="preserve"> </w:t>
      </w:r>
      <w:bookmarkStart w:id="381" w:name="_bookmark66"/>
      <w:bookmarkEnd w:id="381"/>
      <w:r>
        <w:t>Variables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wid.world</w:t>
      </w:r>
      <w:proofErr w:type="spellEnd"/>
      <w:proofErr w:type="gramEnd"/>
    </w:p>
    <w:p w14:paraId="0F9C05B7" w14:textId="77777777" w:rsidR="00620CF6" w:rsidRDefault="00000000">
      <w:pPr>
        <w:pStyle w:val="BodyText"/>
        <w:spacing w:before="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2F9B2C9B" wp14:editId="6F0B074E">
                <wp:simplePos x="0" y="0"/>
                <wp:positionH relativeFrom="page">
                  <wp:posOffset>899998</wp:posOffset>
                </wp:positionH>
                <wp:positionV relativeFrom="paragraph">
                  <wp:posOffset>119313</wp:posOffset>
                </wp:positionV>
                <wp:extent cx="6216015" cy="127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015">
                              <a:moveTo>
                                <a:pt x="0" y="0"/>
                              </a:moveTo>
                              <a:lnTo>
                                <a:pt x="621549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6101108" id="Graphic 122" o:spid="_x0000_s1026" style="position:absolute;margin-left:70.85pt;margin-top:9.4pt;width:489.45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6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" path="m,l6215494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6F93EB42" w14:textId="77777777" w:rsidR="00620CF6" w:rsidRDefault="00000000">
      <w:pPr>
        <w:pStyle w:val="BodyText"/>
        <w:tabs>
          <w:tab w:val="left" w:pos="3549"/>
        </w:tabs>
        <w:spacing w:before="13"/>
        <w:ind w:left="236"/>
      </w:pPr>
      <w:r>
        <w:t>Variable</w:t>
      </w:r>
      <w:r>
        <w:rPr>
          <w:spacing w:val="17"/>
        </w:rPr>
        <w:t xml:space="preserve"> </w:t>
      </w:r>
      <w:r>
        <w:t>Short</w:t>
      </w:r>
      <w:r>
        <w:rPr>
          <w:spacing w:val="3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4"/>
        </w:rPr>
        <w:t>Simple</w:t>
      </w:r>
      <w:r>
        <w:rPr>
          <w:spacing w:val="9"/>
        </w:rPr>
        <w:t xml:space="preserve"> </w:t>
      </w:r>
      <w:proofErr w:type="spellStart"/>
      <w:r>
        <w:rPr>
          <w:spacing w:val="-4"/>
        </w:rPr>
        <w:t>descrpition</w:t>
      </w:r>
      <w:proofErr w:type="spellEnd"/>
      <w:r>
        <w:rPr>
          <w:spacing w:val="10"/>
        </w:rPr>
        <w:t xml:space="preserve"> </w:t>
      </w:r>
      <w:r>
        <w:rPr>
          <w:spacing w:val="-4"/>
        </w:rPr>
        <w:t>(original)</w:t>
      </w:r>
    </w:p>
    <w:p w14:paraId="18B54282" w14:textId="77777777" w:rsidR="00620CF6" w:rsidRDefault="00620CF6">
      <w:pPr>
        <w:sectPr w:rsidR="00620CF6" w:rsidSect="00D60468">
          <w:pgSz w:w="12240" w:h="15840"/>
          <w:pgMar w:top="1600" w:right="920" w:bottom="280" w:left="1300" w:header="720" w:footer="720" w:gutter="0"/>
          <w:cols w:space="720"/>
        </w:sectPr>
      </w:pPr>
    </w:p>
    <w:p w14:paraId="7CC52EB1" w14:textId="77777777" w:rsidR="00620CF6" w:rsidRDefault="00000000">
      <w:pPr>
        <w:pStyle w:val="BodyText"/>
        <w:tabs>
          <w:tab w:val="left" w:pos="1042"/>
        </w:tabs>
        <w:spacing w:before="89" w:line="213" w:lineRule="auto"/>
        <w:ind w:left="1042" w:right="38" w:hanging="807"/>
      </w:pPr>
      <w:r>
        <w:rPr>
          <w:noProof/>
        </w:rPr>
        <mc:AlternateContent>
          <mc:Choice Requires="wpg">
            <w:drawing>
              <wp:anchor distT="0" distB="0" distL="0" distR="0" simplePos="0" relativeHeight="481632256" behindDoc="1" locked="0" layoutInCell="1" allowOverlap="1" wp14:anchorId="152422BD" wp14:editId="2655799D">
                <wp:simplePos x="0" y="0"/>
                <wp:positionH relativeFrom="page">
                  <wp:posOffset>899998</wp:posOffset>
                </wp:positionH>
                <wp:positionV relativeFrom="paragraph">
                  <wp:posOffset>29390</wp:posOffset>
                </wp:positionV>
                <wp:extent cx="6216015" cy="345440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015" cy="345440"/>
                          <a:chOff x="0" y="0"/>
                          <a:chExt cx="6216015" cy="34544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3163"/>
                            <a:ext cx="6216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>
                                <a:moveTo>
                                  <a:pt x="0" y="0"/>
                                </a:moveTo>
                                <a:lnTo>
                                  <a:pt x="6215494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41771"/>
                            <a:ext cx="621601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 h="304165">
                                <a:moveTo>
                                  <a:pt x="6215494" y="0"/>
                                </a:moveTo>
                                <a:lnTo>
                                  <a:pt x="2103666" y="0"/>
                                </a:lnTo>
                                <a:lnTo>
                                  <a:pt x="511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57"/>
                                </a:lnTo>
                                <a:lnTo>
                                  <a:pt x="511835" y="303657"/>
                                </a:lnTo>
                                <a:lnTo>
                                  <a:pt x="2103666" y="303657"/>
                                </a:lnTo>
                                <a:lnTo>
                                  <a:pt x="6215494" y="303657"/>
                                </a:lnTo>
                                <a:lnTo>
                                  <a:pt x="6215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473688A9" id="Group 123" o:spid="_x0000_s1026" style="position:absolute;margin-left:70.85pt;margin-top:2.3pt;width:489.45pt;height:27.2pt;z-index:-21684224;mso-wrap-distance-left:0;mso-wrap-distance-right:0;mso-position-horizontal-relative:page" coordsize="62160,3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">
                <v:shape id="Graphic 124" o:spid="_x0000_s1027" style="position:absolute;top:31;width:62160;height:13;visibility:visible;mso-wrap-style:square;v-text-anchor:top" coordsize="6216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" path="m,l6215494,e" filled="f" strokeweight=".17575mm">
                  <v:path arrowok="t"/>
                </v:shape>
                <v:shape id="Graphic 125" o:spid="_x0000_s1028" style="position:absolute;top:417;width:62160;height:3042;visibility:visible;mso-wrap-style:square;v-text-anchor:top" coordsize="6216015,30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" path="m6215494,l2103666,,511835,,,,,303657r511835,l2103666,303657r4111828,l6215494,xe" fillcolor="#f7f7f7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2"/>
        </w:rPr>
        <w:t>inyixx</w:t>
      </w:r>
      <w:proofErr w:type="spellEnd"/>
      <w:r>
        <w:tab/>
      </w:r>
      <w:r>
        <w:rPr>
          <w:spacing w:val="-4"/>
        </w:rPr>
        <w:t>National</w:t>
      </w:r>
      <w:r>
        <w:rPr>
          <w:spacing w:val="-6"/>
        </w:rPr>
        <w:t xml:space="preserve"> </w:t>
      </w:r>
      <w:r>
        <w:rPr>
          <w:spacing w:val="-4"/>
        </w:rPr>
        <w:t>income</w:t>
      </w:r>
      <w:r>
        <w:rPr>
          <w:spacing w:val="-6"/>
        </w:rPr>
        <w:t xml:space="preserve"> </w:t>
      </w:r>
      <w:r>
        <w:rPr>
          <w:spacing w:val="-4"/>
        </w:rPr>
        <w:t xml:space="preserve">price </w:t>
      </w:r>
      <w:r>
        <w:rPr>
          <w:spacing w:val="-2"/>
        </w:rPr>
        <w:t>index</w:t>
      </w:r>
    </w:p>
    <w:p w14:paraId="339D48B8" w14:textId="77777777" w:rsidR="00620CF6" w:rsidRDefault="00000000">
      <w:pPr>
        <w:pStyle w:val="BodyText"/>
        <w:spacing w:before="89" w:line="213" w:lineRule="auto"/>
        <w:ind w:left="236"/>
      </w:pPr>
      <w:r>
        <w:br w:type="column"/>
      </w:r>
      <w:r>
        <w:t>Price</w:t>
      </w:r>
      <w:r>
        <w:rPr>
          <w:spacing w:val="-4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reflects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evolution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new, domestically</w:t>
      </w:r>
      <w:r>
        <w:rPr>
          <w:spacing w:val="-1"/>
        </w:rPr>
        <w:t xml:space="preserve"> </w:t>
      </w:r>
      <w:r>
        <w:t>produced,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economy.</w:t>
      </w:r>
    </w:p>
    <w:p w14:paraId="33FB7D9B" w14:textId="77777777" w:rsidR="00620CF6" w:rsidRDefault="00620CF6">
      <w:pPr>
        <w:spacing w:line="213" w:lineRule="auto"/>
        <w:sectPr w:rsidR="00620CF6" w:rsidSect="00D60468">
          <w:type w:val="continuous"/>
          <w:pgSz w:w="12240" w:h="15840"/>
          <w:pgMar w:top="1620" w:right="920" w:bottom="280" w:left="1300" w:header="720" w:footer="720" w:gutter="0"/>
          <w:cols w:num="2" w:space="720" w:equalWidth="0">
            <w:col w:w="2993" w:space="319"/>
            <w:col w:w="6708"/>
          </w:cols>
        </w:sectPr>
      </w:pPr>
    </w:p>
    <w:p w14:paraId="520E7714" w14:textId="77777777" w:rsidR="00620CF6" w:rsidRDefault="00000000">
      <w:pPr>
        <w:pStyle w:val="BodyText"/>
        <w:tabs>
          <w:tab w:val="left" w:pos="3549"/>
        </w:tabs>
        <w:spacing w:line="233" w:lineRule="exact"/>
        <w:ind w:left="236"/>
      </w:pPr>
      <w:proofErr w:type="spellStart"/>
      <w:r>
        <w:rPr>
          <w:spacing w:val="-2"/>
        </w:rPr>
        <w:t>mgdpro</w:t>
      </w:r>
      <w:proofErr w:type="spellEnd"/>
      <w:r>
        <w:rPr>
          <w:spacing w:val="49"/>
        </w:rPr>
        <w:t xml:space="preserve"> </w:t>
      </w:r>
      <w:r>
        <w:rPr>
          <w:spacing w:val="-2"/>
        </w:rPr>
        <w:t>Gross</w:t>
      </w:r>
      <w:r>
        <w:rPr>
          <w:spacing w:val="-3"/>
        </w:rPr>
        <w:t xml:space="preserve"> </w:t>
      </w:r>
      <w:r>
        <w:rPr>
          <w:spacing w:val="-2"/>
        </w:rPr>
        <w:t>domestic</w:t>
      </w:r>
      <w:r>
        <w:rPr>
          <w:spacing w:val="-3"/>
        </w:rPr>
        <w:t xml:space="preserve"> </w:t>
      </w:r>
      <w:r>
        <w:rPr>
          <w:spacing w:val="-2"/>
        </w:rPr>
        <w:t>product</w:t>
      </w:r>
      <w:r>
        <w:tab/>
        <w:t>Gross</w:t>
      </w:r>
      <w:r>
        <w:rPr>
          <w:spacing w:val="-6"/>
        </w:rPr>
        <w:t xml:space="preserve"> </w:t>
      </w:r>
      <w:r>
        <w:t>domestic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goods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services</w:t>
      </w:r>
      <w:proofErr w:type="gramEnd"/>
    </w:p>
    <w:p w14:paraId="0FFB16F5" w14:textId="77777777" w:rsidR="00620CF6" w:rsidRDefault="00000000">
      <w:pPr>
        <w:pStyle w:val="BodyText"/>
        <w:spacing w:before="7" w:line="213" w:lineRule="auto"/>
        <w:ind w:left="3549" w:right="186"/>
      </w:pPr>
      <w:r>
        <w:t xml:space="preserve">produced by the national </w:t>
      </w:r>
      <w:proofErr w:type="spellStart"/>
      <w:proofErr w:type="gramStart"/>
      <w:r>
        <w:t>economy.The</w:t>
      </w:r>
      <w:proofErr w:type="spellEnd"/>
      <w:proofErr w:type="gramEnd"/>
      <w:r>
        <w:t xml:space="preserve"> national economy - in the national</w:t>
      </w:r>
      <w:r>
        <w:rPr>
          <w:spacing w:val="-6"/>
        </w:rPr>
        <w:t xml:space="preserve"> </w:t>
      </w:r>
      <w:r>
        <w:t>accounts</w:t>
      </w:r>
      <w:r>
        <w:rPr>
          <w:spacing w:val="-6"/>
        </w:rPr>
        <w:t xml:space="preserve"> </w:t>
      </w:r>
      <w:r>
        <w:t>sense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domestic</w:t>
      </w:r>
      <w:r>
        <w:rPr>
          <w:spacing w:val="-6"/>
        </w:rPr>
        <w:t xml:space="preserve"> </w:t>
      </w:r>
      <w:r>
        <w:t>sectors,</w:t>
      </w:r>
      <w:r>
        <w:rPr>
          <w:spacing w:val="-6"/>
        </w:rPr>
        <w:t xml:space="preserve"> </w:t>
      </w:r>
      <w:r>
        <w:t>i.e.</w:t>
      </w:r>
      <w:r>
        <w:rPr>
          <w:spacing w:val="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 xml:space="preserve">entities that are resident of a given country (in the sense of their economic activity), whether they belong to the private sector, the corporate sector, the </w:t>
      </w:r>
      <w:proofErr w:type="spellStart"/>
      <w:r>
        <w:t>governement</w:t>
      </w:r>
      <w:proofErr w:type="spellEnd"/>
      <w:r>
        <w:t xml:space="preserve"> sector.</w:t>
      </w:r>
    </w:p>
    <w:p w14:paraId="2EAC5C91" w14:textId="77777777" w:rsidR="00620CF6" w:rsidRDefault="00000000">
      <w:pPr>
        <w:pStyle w:val="BodyText"/>
        <w:tabs>
          <w:tab w:val="left" w:pos="3549"/>
        </w:tabs>
        <w:spacing w:line="226" w:lineRule="exact"/>
        <w:ind w:left="236"/>
      </w:pPr>
      <w:r>
        <w:rPr>
          <w:noProof/>
        </w:rPr>
        <mc:AlternateContent>
          <mc:Choice Requires="wps">
            <w:drawing>
              <wp:anchor distT="0" distB="0" distL="0" distR="0" simplePos="0" relativeHeight="481632768" behindDoc="1" locked="0" layoutInCell="1" allowOverlap="1" wp14:anchorId="3827446B" wp14:editId="5578822E">
                <wp:simplePos x="0" y="0"/>
                <wp:positionH relativeFrom="page">
                  <wp:posOffset>899998</wp:posOffset>
                </wp:positionH>
                <wp:positionV relativeFrom="paragraph">
                  <wp:posOffset>9072</wp:posOffset>
                </wp:positionV>
                <wp:extent cx="6216015" cy="227774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015" cy="2277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015" h="2277745">
                              <a:moveTo>
                                <a:pt x="6215494" y="0"/>
                              </a:moveTo>
                              <a:lnTo>
                                <a:pt x="2103666" y="0"/>
                              </a:lnTo>
                              <a:lnTo>
                                <a:pt x="511835" y="0"/>
                              </a:lnTo>
                              <a:lnTo>
                                <a:pt x="0" y="0"/>
                              </a:lnTo>
                              <a:lnTo>
                                <a:pt x="0" y="2277465"/>
                              </a:lnTo>
                              <a:lnTo>
                                <a:pt x="511835" y="2277465"/>
                              </a:lnTo>
                              <a:lnTo>
                                <a:pt x="2103666" y="2277465"/>
                              </a:lnTo>
                              <a:lnTo>
                                <a:pt x="6215494" y="2277465"/>
                              </a:lnTo>
                              <a:lnTo>
                                <a:pt x="6215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0D295189" id="Graphic 126" o:spid="_x0000_s1026" style="position:absolute;margin-left:70.85pt;margin-top:.7pt;width:489.45pt;height:179.35pt;z-index:-2168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6015,2277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" path="m6215494,l2103666,,511835,,,,,2277465r511835,l2103666,2277465r4111828,l6215494,xe" fillcolor="#f7f7f7" stroked="f">
                <v:path arrowok="t"/>
                <w10:wrap anchorx="page"/>
              </v:shape>
            </w:pict>
          </mc:Fallback>
        </mc:AlternateContent>
      </w:r>
      <w:proofErr w:type="spellStart"/>
      <w:r>
        <w:t>mnninc</w:t>
      </w:r>
      <w:proofErr w:type="spellEnd"/>
      <w:r>
        <w:rPr>
          <w:spacing w:val="67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rPr>
          <w:spacing w:val="-2"/>
        </w:rPr>
        <w:t>income</w:t>
      </w:r>
      <w:r>
        <w:tab/>
        <w:t>National</w:t>
      </w:r>
      <w:r>
        <w:rPr>
          <w:spacing w:val="-6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the</w:t>
      </w:r>
    </w:p>
    <w:p w14:paraId="2567FCEC" w14:textId="77777777" w:rsidR="00620CF6" w:rsidRDefault="00000000">
      <w:pPr>
        <w:pStyle w:val="BodyText"/>
        <w:spacing w:before="8" w:line="213" w:lineRule="auto"/>
        <w:ind w:left="3549" w:right="244"/>
      </w:pPr>
      <w:r>
        <w:t>residents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country.</w:t>
      </w:r>
      <w:r>
        <w:rPr>
          <w:spacing w:val="1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gross</w:t>
      </w:r>
      <w:r>
        <w:rPr>
          <w:spacing w:val="-4"/>
        </w:rPr>
        <w:t xml:space="preserve"> </w:t>
      </w:r>
      <w:r>
        <w:t>domestic</w:t>
      </w:r>
      <w:r>
        <w:rPr>
          <w:spacing w:val="-4"/>
        </w:rPr>
        <w:t xml:space="preserve"> </w:t>
      </w:r>
      <w:r>
        <w:t>product (the total value of goods and services produced on the territory of a given country during a given year), minus fixed capital used in production processes (e.g.</w:t>
      </w:r>
      <w:r>
        <w:rPr>
          <w:spacing w:val="24"/>
        </w:rPr>
        <w:t xml:space="preserve"> </w:t>
      </w:r>
      <w:r>
        <w:t xml:space="preserve">replacement of obsolete machines or </w:t>
      </w:r>
      <w:r>
        <w:rPr>
          <w:spacing w:val="-2"/>
        </w:rPr>
        <w:t>maintenance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roads)</w:t>
      </w:r>
      <w:r>
        <w:rPr>
          <w:spacing w:val="-3"/>
        </w:rPr>
        <w:t xml:space="preserve"> </w:t>
      </w:r>
      <w:r>
        <w:rPr>
          <w:spacing w:val="-2"/>
        </w:rPr>
        <w:t>plus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net</w:t>
      </w:r>
      <w:r>
        <w:rPr>
          <w:spacing w:val="-3"/>
        </w:rPr>
        <w:t xml:space="preserve"> </w:t>
      </w:r>
      <w:r>
        <w:rPr>
          <w:spacing w:val="-2"/>
        </w:rPr>
        <w:t>foreign</w:t>
      </w:r>
      <w:r>
        <w:rPr>
          <w:spacing w:val="-3"/>
        </w:rPr>
        <w:t xml:space="preserve"> </w:t>
      </w:r>
      <w:r>
        <w:rPr>
          <w:spacing w:val="-2"/>
        </w:rPr>
        <w:t>income</w:t>
      </w:r>
      <w:r>
        <w:rPr>
          <w:spacing w:val="-3"/>
        </w:rPr>
        <w:t xml:space="preserve"> </w:t>
      </w:r>
      <w:r>
        <w:rPr>
          <w:spacing w:val="-2"/>
        </w:rPr>
        <w:t>earned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 xml:space="preserve">residents </w:t>
      </w:r>
      <w:r>
        <w:t xml:space="preserve">in the rest of the </w:t>
      </w:r>
      <w:proofErr w:type="gramStart"/>
      <w:r>
        <w:t>world./</w:t>
      </w:r>
      <w:proofErr w:type="gramEnd"/>
      <w:r>
        <w:t>/ National income has many limitations.</w:t>
      </w:r>
    </w:p>
    <w:p w14:paraId="215E9FD6" w14:textId="77777777" w:rsidR="00620CF6" w:rsidRDefault="00000000">
      <w:pPr>
        <w:pStyle w:val="BodyText"/>
        <w:spacing w:line="213" w:lineRule="auto"/>
        <w:ind w:left="3549" w:right="204"/>
      </w:pPr>
      <w:proofErr w:type="gramStart"/>
      <w:r>
        <w:t>However</w:t>
      </w:r>
      <w:proofErr w:type="gramEnd"/>
      <w:r>
        <w:t xml:space="preserve"> it is the only income concept that has an internationally agreed definition (established by the United Nations System of National Accounts, see SNA 2008).</w:t>
      </w:r>
      <w:r>
        <w:rPr>
          <w:spacing w:val="32"/>
        </w:rPr>
        <w:t xml:space="preserve"> </w:t>
      </w:r>
      <w:proofErr w:type="gramStart"/>
      <w:r>
        <w:t>So</w:t>
      </w:r>
      <w:proofErr w:type="gramEnd"/>
      <w:r>
        <w:t xml:space="preserve"> we use it as our reference concept (with tax havens correction).</w:t>
      </w:r>
      <w:r>
        <w:rPr>
          <w:spacing w:val="39"/>
        </w:rPr>
        <w:t xml:space="preserve"> </w:t>
      </w:r>
      <w:r>
        <w:t xml:space="preserve">To be </w:t>
      </w:r>
      <w:proofErr w:type="spellStart"/>
      <w:proofErr w:type="gramStart"/>
      <w:r>
        <w:t>improved.The</w:t>
      </w:r>
      <w:proofErr w:type="spellEnd"/>
      <w:proofErr w:type="gramEnd"/>
      <w:r>
        <w:t xml:space="preserve"> national economy - in the national accounts sense - includes all domestic sectors,</w:t>
      </w:r>
      <w:r>
        <w:rPr>
          <w:spacing w:val="-2"/>
        </w:rPr>
        <w:t xml:space="preserve"> </w:t>
      </w:r>
      <w:r>
        <w:t>i.e.</w:t>
      </w:r>
      <w:r>
        <w:rPr>
          <w:spacing w:val="1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entities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resident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country</w:t>
      </w:r>
      <w:r>
        <w:rPr>
          <w:spacing w:val="-3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sense of their economic activity), whether they belong to the private sector, the corporate sector, the </w:t>
      </w:r>
      <w:proofErr w:type="spellStart"/>
      <w:r>
        <w:t>governement</w:t>
      </w:r>
      <w:proofErr w:type="spellEnd"/>
      <w:r>
        <w:t xml:space="preserve"> sector.</w:t>
      </w:r>
    </w:p>
    <w:p w14:paraId="46268DC3" w14:textId="77777777" w:rsidR="00620CF6" w:rsidRDefault="00000000">
      <w:pPr>
        <w:pStyle w:val="BodyText"/>
        <w:tabs>
          <w:tab w:val="left" w:pos="3549"/>
        </w:tabs>
        <w:spacing w:line="223" w:lineRule="exact"/>
        <w:ind w:left="236"/>
      </w:pPr>
      <w:proofErr w:type="spellStart"/>
      <w:r>
        <w:rPr>
          <w:spacing w:val="-2"/>
        </w:rPr>
        <w:t>mpweal</w:t>
      </w:r>
      <w:proofErr w:type="spellEnd"/>
      <w:r>
        <w:rPr>
          <w:spacing w:val="59"/>
        </w:rPr>
        <w:t xml:space="preserve"> </w:t>
      </w:r>
      <w:r>
        <w:rPr>
          <w:spacing w:val="-2"/>
        </w:rPr>
        <w:t>Net private</w:t>
      </w:r>
      <w:r>
        <w:rPr>
          <w:spacing w:val="-3"/>
        </w:rPr>
        <w:t xml:space="preserve"> </w:t>
      </w:r>
      <w:r>
        <w:rPr>
          <w:spacing w:val="-2"/>
        </w:rPr>
        <w:t>wealth</w:t>
      </w:r>
      <w:r>
        <w:tab/>
        <w:t>Net</w:t>
      </w:r>
      <w:r>
        <w:rPr>
          <w:spacing w:val="-6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wealth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non-financial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financial</w:t>
      </w:r>
      <w:proofErr w:type="gramEnd"/>
    </w:p>
    <w:p w14:paraId="50195472" w14:textId="77777777" w:rsidR="00620CF6" w:rsidRDefault="00000000">
      <w:pPr>
        <w:pStyle w:val="BodyText"/>
        <w:spacing w:before="2" w:line="213" w:lineRule="auto"/>
        <w:ind w:left="3549" w:right="204"/>
      </w:pPr>
      <w:r>
        <w:t>assets (housing, land, deposits, bonds, equities of corporations, etc.) held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owners</w:t>
      </w:r>
      <w:r>
        <w:rPr>
          <w:spacing w:val="-1"/>
        </w:rPr>
        <w:t xml:space="preserve"> </w:t>
      </w:r>
      <w:r>
        <w:t>(households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foundations),</w:t>
      </w:r>
      <w:r>
        <w:rPr>
          <w:spacing w:val="-1"/>
        </w:rPr>
        <w:t xml:space="preserve"> </w:t>
      </w:r>
      <w:r>
        <w:t>minus</w:t>
      </w:r>
      <w:r>
        <w:rPr>
          <w:spacing w:val="-1"/>
        </w:rPr>
        <w:t xml:space="preserve"> </w:t>
      </w:r>
      <w:r>
        <w:t>their debts.</w:t>
      </w:r>
      <w:r>
        <w:rPr>
          <w:spacing w:val="1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sector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sense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 xml:space="preserve">the personal sector (households) and the non-profit sector (foundations, </w:t>
      </w:r>
      <w:r>
        <w:rPr>
          <w:spacing w:val="-2"/>
        </w:rPr>
        <w:t>religious organizations, etc.).</w:t>
      </w:r>
      <w:r>
        <w:rPr>
          <w:spacing w:val="22"/>
        </w:rPr>
        <w:t xml:space="preserve"> </w:t>
      </w:r>
      <w:r>
        <w:rPr>
          <w:spacing w:val="-2"/>
        </w:rPr>
        <w:t xml:space="preserve">In certain countries, </w:t>
      </w:r>
      <w:proofErr w:type="spellStart"/>
      <w:r>
        <w:rPr>
          <w:spacing w:val="-2"/>
        </w:rPr>
        <w:t>availables</w:t>
      </w:r>
      <w:proofErr w:type="spellEnd"/>
      <w:r>
        <w:rPr>
          <w:spacing w:val="-2"/>
        </w:rPr>
        <w:t xml:space="preserve"> sources do </w:t>
      </w:r>
      <w:r>
        <w:t xml:space="preserve">not allow to decompose the wealth owned by each of these </w:t>
      </w:r>
      <w:proofErr w:type="gramStart"/>
      <w:r>
        <w:t>two</w:t>
      </w:r>
      <w:proofErr w:type="gramEnd"/>
    </w:p>
    <w:p w14:paraId="76C974C0" w14:textId="77777777" w:rsidR="00620CF6" w:rsidRDefault="00000000">
      <w:pPr>
        <w:pStyle w:val="BodyText"/>
        <w:spacing w:after="12" w:line="240" w:lineRule="exact"/>
        <w:ind w:left="3549"/>
      </w:pPr>
      <w:r>
        <w:rPr>
          <w:spacing w:val="-2"/>
        </w:rPr>
        <w:t>sub-sectors,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we</w:t>
      </w:r>
      <w:r>
        <w:rPr>
          <w:spacing w:val="2"/>
        </w:rPr>
        <w:t xml:space="preserve"> </w:t>
      </w:r>
      <w:r>
        <w:rPr>
          <w:spacing w:val="-2"/>
        </w:rPr>
        <w:t>only</w:t>
      </w:r>
      <w:r>
        <w:rPr>
          <w:spacing w:val="1"/>
        </w:rPr>
        <w:t xml:space="preserve"> </w:t>
      </w:r>
      <w:r>
        <w:rPr>
          <w:spacing w:val="-2"/>
        </w:rPr>
        <w:t>provide</w:t>
      </w:r>
      <w:r>
        <w:rPr>
          <w:spacing w:val="2"/>
        </w:rPr>
        <w:t xml:space="preserve"> </w:t>
      </w:r>
      <w:r>
        <w:rPr>
          <w:spacing w:val="-2"/>
        </w:rPr>
        <w:t>total</w:t>
      </w:r>
      <w:r>
        <w:rPr>
          <w:spacing w:val="2"/>
        </w:rPr>
        <w:t xml:space="preserve"> </w:t>
      </w:r>
      <w:r>
        <w:rPr>
          <w:spacing w:val="-2"/>
        </w:rPr>
        <w:t>net</w:t>
      </w:r>
      <w:r>
        <w:rPr>
          <w:spacing w:val="1"/>
        </w:rPr>
        <w:t xml:space="preserve"> </w:t>
      </w:r>
      <w:r>
        <w:rPr>
          <w:spacing w:val="-2"/>
        </w:rPr>
        <w:t>private</w:t>
      </w:r>
      <w:r>
        <w:rPr>
          <w:spacing w:val="2"/>
        </w:rPr>
        <w:t xml:space="preserve"> </w:t>
      </w:r>
      <w:r>
        <w:rPr>
          <w:spacing w:val="-2"/>
        </w:rPr>
        <w:t>wealth.</w:t>
      </w:r>
    </w:p>
    <w:p w14:paraId="2990D3B3" w14:textId="77777777" w:rsidR="00620CF6" w:rsidRDefault="00000000">
      <w:pPr>
        <w:pStyle w:val="BodyText"/>
        <w:ind w:left="117"/>
      </w:pPr>
      <w:r>
        <w:rPr>
          <w:noProof/>
        </w:rPr>
        <mc:AlternateContent>
          <mc:Choice Requires="wps">
            <w:drawing>
              <wp:inline distT="0" distB="0" distL="0" distR="0" wp14:anchorId="0B26F93A" wp14:editId="7133E9BA">
                <wp:extent cx="6216015" cy="455930"/>
                <wp:effectExtent l="0" t="0" r="0" b="0"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6015" cy="4559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4B5E0C43" w14:textId="77777777" w:rsidR="00620CF6" w:rsidRDefault="00000000">
                            <w:pPr>
                              <w:pStyle w:val="BodyText"/>
                              <w:tabs>
                                <w:tab w:val="left" w:pos="3432"/>
                              </w:tabs>
                              <w:spacing w:line="212" w:lineRule="exact"/>
                              <w:ind w:left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ntaxma</w:t>
                            </w:r>
                            <w:r>
                              <w:rPr>
                                <w:color w:val="000000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tax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units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Number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married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couples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single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adults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units.</w:t>
                            </w:r>
                          </w:p>
                          <w:p w14:paraId="72094665" w14:textId="77777777" w:rsidR="00620CF6" w:rsidRDefault="00000000">
                            <w:pPr>
                              <w:pStyle w:val="BodyText"/>
                              <w:spacing w:before="7" w:line="213" w:lineRule="auto"/>
                              <w:ind w:left="925" w:right="66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married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couples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single adults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B26F93A" id="_x0000_t202" coordsize="21600,21600" o:spt="202" path="m,l,21600r21600,l21600,xe">
                <v:stroke joinstyle="miter"/>
                <v:path gradientshapeok="t" o:connecttype="rect"/>
              </v:shapetype>
              <v:shape id="Textbox 127" o:spid="_x0000_s1026" type="#_x0000_t202" style="width:489.45pt;height:3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" fillcolor="#f7f7f7" stroked="f">
                <v:textbox inset="0,0,0,0">
                  <w:txbxContent>
                    <w:p w14:paraId="4B5E0C43" w14:textId="77777777" w:rsidR="00620CF6" w:rsidRDefault="00000000">
                      <w:pPr>
                        <w:pStyle w:val="BodyText"/>
                        <w:tabs>
                          <w:tab w:val="left" w:pos="3432"/>
                        </w:tabs>
                        <w:spacing w:line="212" w:lineRule="exact"/>
                        <w:ind w:left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ntaxma</w:t>
                      </w:r>
                      <w:r>
                        <w:rPr>
                          <w:color w:val="000000"/>
                          <w:spacing w:val="7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tax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units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  <w:r>
                        <w:rPr>
                          <w:color w:val="000000"/>
                        </w:rPr>
                        <w:tab/>
                        <w:t>Number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married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couples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single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adults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units.</w:t>
                      </w:r>
                    </w:p>
                    <w:p w14:paraId="72094665" w14:textId="77777777" w:rsidR="00620CF6" w:rsidRDefault="00000000">
                      <w:pPr>
                        <w:pStyle w:val="BodyText"/>
                        <w:spacing w:before="7" w:line="213" w:lineRule="auto"/>
                        <w:ind w:left="925" w:right="66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married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couples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&amp;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single adults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164DE0" w14:textId="77777777" w:rsidR="00620CF6" w:rsidRDefault="00620CF6">
      <w:pPr>
        <w:sectPr w:rsidR="00620CF6" w:rsidSect="00D60468">
          <w:type w:val="continuous"/>
          <w:pgSz w:w="12240" w:h="15840"/>
          <w:pgMar w:top="1620" w:right="920" w:bottom="280" w:left="1300" w:header="720" w:footer="720" w:gutter="0"/>
          <w:cols w:space="720"/>
        </w:sectPr>
      </w:pPr>
    </w:p>
    <w:p w14:paraId="56B647AA" w14:textId="77777777" w:rsidR="00620CF6" w:rsidRPr="00FD7CCE" w:rsidRDefault="00000000">
      <w:pPr>
        <w:pStyle w:val="BodyText"/>
        <w:tabs>
          <w:tab w:val="left" w:pos="1042"/>
        </w:tabs>
        <w:spacing w:before="62" w:line="213" w:lineRule="auto"/>
        <w:ind w:left="1042" w:right="38" w:hanging="807"/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1633280" behindDoc="1" locked="0" layoutInCell="1" allowOverlap="1" wp14:anchorId="6F9A8598" wp14:editId="16041055">
                <wp:simplePos x="0" y="0"/>
                <wp:positionH relativeFrom="page">
                  <wp:posOffset>899998</wp:posOffset>
                </wp:positionH>
                <wp:positionV relativeFrom="paragraph">
                  <wp:posOffset>319105</wp:posOffset>
                </wp:positionV>
                <wp:extent cx="6216015" cy="340360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015" cy="340360"/>
                          <a:chOff x="0" y="0"/>
                          <a:chExt cx="6216015" cy="34036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36319"/>
                            <a:ext cx="621601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 h="304165">
                                <a:moveTo>
                                  <a:pt x="6215494" y="0"/>
                                </a:moveTo>
                                <a:lnTo>
                                  <a:pt x="2103666" y="0"/>
                                </a:lnTo>
                                <a:lnTo>
                                  <a:pt x="511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9"/>
                                </a:lnTo>
                                <a:lnTo>
                                  <a:pt x="511835" y="303669"/>
                                </a:lnTo>
                                <a:lnTo>
                                  <a:pt x="2103666" y="303669"/>
                                </a:lnTo>
                                <a:lnTo>
                                  <a:pt x="6215494" y="303669"/>
                                </a:lnTo>
                                <a:lnTo>
                                  <a:pt x="6215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75920" y="0"/>
                            <a:ext cx="36449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03BFE" w14:textId="77777777" w:rsidR="00620CF6" w:rsidRDefault="00000000">
                              <w:pPr>
                                <w:spacing w:before="14" w:line="26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xlceux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587743" y="0"/>
                            <a:ext cx="1247140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073C4" w14:textId="77777777" w:rsidR="00620CF6" w:rsidRDefault="00000000">
                              <w:pPr>
                                <w:spacing w:before="37" w:line="213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Market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exchange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rate, </w:t>
                              </w:r>
                              <w:r>
                                <w:rPr>
                                  <w:sz w:val="20"/>
                                </w:rPr>
                                <w:t>LCU per 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179573" y="0"/>
                            <a:ext cx="289242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0D114" w14:textId="77777777" w:rsidR="00620CF6" w:rsidRDefault="00000000">
                              <w:pPr>
                                <w:spacing w:before="14" w:line="26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Oﬀicial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exchange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local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currency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9A8598" id="Group 128" o:spid="_x0000_s1027" style="position:absolute;left:0;text-align:left;margin-left:70.85pt;margin-top:25.15pt;width:489.45pt;height:26.8pt;z-index:-21683200;mso-wrap-distance-left:0;mso-wrap-distance-right:0;mso-position-horizontal-relative:page;mso-position-vertical-relative:text" coordsize="62160,3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">
                <v:shape id="Graphic 129" o:spid="_x0000_s1028" style="position:absolute;top:363;width:62160;height:3041;visibility:visible;mso-wrap-style:square;v-text-anchor:top" coordsize="6216015,30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" path="m6215494,l2103666,,511835,,,,,303669r511835,l2103666,303669r4111828,l6215494,xe" fillcolor="#f7f7f7" stroked="f">
                  <v:path arrowok="t"/>
                </v:shape>
                <v:shape id="Textbox 130" o:spid="_x0000_s1029" type="#_x0000_t202" style="position:absolute;left:759;width:3645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3CA03BFE" w14:textId="77777777" w:rsidR="00620CF6" w:rsidRDefault="00000000">
                        <w:pPr>
                          <w:spacing w:before="14" w:line="268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xlceux</w:t>
                        </w:r>
                      </w:p>
                    </w:txbxContent>
                  </v:textbox>
                </v:shape>
                <v:shape id="Textbox 131" o:spid="_x0000_s1030" type="#_x0000_t202" style="position:absolute;left:5877;width:12471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73E073C4" w14:textId="77777777" w:rsidR="00620CF6" w:rsidRDefault="00000000">
                        <w:pPr>
                          <w:spacing w:before="37" w:line="213" w:lineRule="auto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Market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exchange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rate, </w:t>
                        </w:r>
                        <w:r>
                          <w:rPr>
                            <w:sz w:val="20"/>
                          </w:rPr>
                          <w:t>LCU per EUR</w:t>
                        </w:r>
                      </w:p>
                    </w:txbxContent>
                  </v:textbox>
                </v:shape>
                <v:shape id="Textbox 132" o:spid="_x0000_s1031" type="#_x0000_t202" style="position:absolute;left:21795;width:2892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4120D114" w14:textId="77777777" w:rsidR="00620CF6" w:rsidRDefault="00000000">
                        <w:pPr>
                          <w:spacing w:before="14" w:line="26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Oﬀicial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exchange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rate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local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currency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EUR.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proofErr w:type="gramStart"/>
      <w:r w:rsidRPr="00FD7CCE">
        <w:rPr>
          <w:spacing w:val="-2"/>
          <w:lang w:val="fr-FR"/>
        </w:rPr>
        <w:t>xlceup</w:t>
      </w:r>
      <w:proofErr w:type="spellEnd"/>
      <w:proofErr w:type="gramEnd"/>
      <w:r w:rsidRPr="00FD7CCE">
        <w:rPr>
          <w:lang w:val="fr-FR"/>
        </w:rPr>
        <w:tab/>
        <w:t>PPP</w:t>
      </w:r>
      <w:r w:rsidRPr="00FD7CCE">
        <w:rPr>
          <w:spacing w:val="-8"/>
          <w:lang w:val="fr-FR"/>
        </w:rPr>
        <w:t xml:space="preserve"> </w:t>
      </w:r>
      <w:r w:rsidRPr="00FD7CCE">
        <w:rPr>
          <w:lang w:val="fr-FR"/>
        </w:rPr>
        <w:t>conversion</w:t>
      </w:r>
      <w:r w:rsidRPr="00FD7CCE">
        <w:rPr>
          <w:spacing w:val="-7"/>
          <w:lang w:val="fr-FR"/>
        </w:rPr>
        <w:t xml:space="preserve"> </w:t>
      </w:r>
      <w:r w:rsidRPr="00FD7CCE">
        <w:rPr>
          <w:lang w:val="fr-FR"/>
        </w:rPr>
        <w:t>factor, LCU per EUR</w:t>
      </w:r>
    </w:p>
    <w:p w14:paraId="29E834ED" w14:textId="77777777" w:rsidR="00620CF6" w:rsidRDefault="00000000">
      <w:pPr>
        <w:pStyle w:val="BodyText"/>
        <w:spacing w:before="39"/>
        <w:ind w:left="236"/>
      </w:pPr>
      <w:r w:rsidRPr="009E4A40">
        <w:br w:type="column"/>
      </w:r>
      <w:r>
        <w:t>PPP</w:t>
      </w:r>
      <w:r>
        <w:rPr>
          <w:spacing w:val="6"/>
        </w:rPr>
        <w:t xml:space="preserve"> </w:t>
      </w:r>
      <w:r>
        <w:t>conversion</w:t>
      </w:r>
      <w:r>
        <w:rPr>
          <w:spacing w:val="6"/>
        </w:rPr>
        <w:t xml:space="preserve"> </w:t>
      </w:r>
      <w:r>
        <w:t>factor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current</w:t>
      </w:r>
      <w:r>
        <w:rPr>
          <w:spacing w:val="6"/>
        </w:rPr>
        <w:t xml:space="preserve"> </w:t>
      </w:r>
      <w:r>
        <w:t>local</w:t>
      </w:r>
      <w:r>
        <w:rPr>
          <w:spacing w:val="6"/>
        </w:rPr>
        <w:t xml:space="preserve"> </w:t>
      </w:r>
      <w:r>
        <w:t>currency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current</w:t>
      </w:r>
      <w:r>
        <w:rPr>
          <w:spacing w:val="6"/>
        </w:rPr>
        <w:t xml:space="preserve"> </w:t>
      </w:r>
      <w:r>
        <w:t>PPP</w:t>
      </w:r>
      <w:r>
        <w:rPr>
          <w:spacing w:val="6"/>
        </w:rPr>
        <w:t xml:space="preserve"> </w:t>
      </w:r>
      <w:r>
        <w:rPr>
          <w:spacing w:val="-4"/>
        </w:rPr>
        <w:t>EUR.</w:t>
      </w:r>
    </w:p>
    <w:p w14:paraId="4C433EB7" w14:textId="77777777" w:rsidR="00620CF6" w:rsidRDefault="00620CF6">
      <w:pPr>
        <w:sectPr w:rsidR="00620CF6" w:rsidSect="00D60468">
          <w:type w:val="continuous"/>
          <w:pgSz w:w="12240" w:h="15840"/>
          <w:pgMar w:top="1620" w:right="920" w:bottom="280" w:left="1300" w:header="720" w:footer="720" w:gutter="0"/>
          <w:cols w:num="2" w:space="720" w:equalWidth="0">
            <w:col w:w="3087" w:space="226"/>
            <w:col w:w="6707"/>
          </w:cols>
        </w:sectPr>
      </w:pPr>
    </w:p>
    <w:p w14:paraId="4AC9CB6C" w14:textId="77777777" w:rsidR="00620CF6" w:rsidRDefault="00620CF6">
      <w:pPr>
        <w:pStyle w:val="BodyText"/>
        <w:spacing w:before="1"/>
        <w:rPr>
          <w:sz w:val="25"/>
        </w:rPr>
      </w:pPr>
    </w:p>
    <w:p w14:paraId="3A8DB903" w14:textId="77777777" w:rsidR="00620CF6" w:rsidRDefault="00620CF6">
      <w:pPr>
        <w:rPr>
          <w:sz w:val="25"/>
        </w:rPr>
        <w:sectPr w:rsidR="00620CF6" w:rsidSect="00D60468">
          <w:type w:val="continuous"/>
          <w:pgSz w:w="12240" w:h="15840"/>
          <w:pgMar w:top="1620" w:right="920" w:bottom="280" w:left="1300" w:header="720" w:footer="720" w:gutter="0"/>
          <w:cols w:space="720"/>
        </w:sectPr>
      </w:pPr>
    </w:p>
    <w:p w14:paraId="69FF8C91" w14:textId="77777777" w:rsidR="00620CF6" w:rsidRDefault="00000000">
      <w:pPr>
        <w:pStyle w:val="BodyText"/>
        <w:tabs>
          <w:tab w:val="left" w:pos="1042"/>
        </w:tabs>
        <w:spacing w:before="138" w:line="213" w:lineRule="auto"/>
        <w:ind w:left="1042" w:right="38" w:hanging="807"/>
      </w:pPr>
      <w:r>
        <w:rPr>
          <w:noProof/>
        </w:rPr>
        <mc:AlternateContent>
          <mc:Choice Requires="wpg">
            <w:drawing>
              <wp:anchor distT="0" distB="0" distL="0" distR="0" simplePos="0" relativeHeight="481633792" behindDoc="1" locked="0" layoutInCell="1" allowOverlap="1" wp14:anchorId="34F346F3" wp14:editId="73F5A959">
                <wp:simplePos x="0" y="0"/>
                <wp:positionH relativeFrom="page">
                  <wp:posOffset>899998</wp:posOffset>
                </wp:positionH>
                <wp:positionV relativeFrom="paragraph">
                  <wp:posOffset>367352</wp:posOffset>
                </wp:positionV>
                <wp:extent cx="6216015" cy="340360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015" cy="340360"/>
                          <a:chOff x="0" y="0"/>
                          <a:chExt cx="6216015" cy="34036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36319"/>
                            <a:ext cx="621601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 h="304165">
                                <a:moveTo>
                                  <a:pt x="6215494" y="0"/>
                                </a:moveTo>
                                <a:lnTo>
                                  <a:pt x="2103666" y="0"/>
                                </a:lnTo>
                                <a:lnTo>
                                  <a:pt x="511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57"/>
                                </a:lnTo>
                                <a:lnTo>
                                  <a:pt x="511835" y="303657"/>
                                </a:lnTo>
                                <a:lnTo>
                                  <a:pt x="2103666" y="303657"/>
                                </a:lnTo>
                                <a:lnTo>
                                  <a:pt x="6215494" y="303657"/>
                                </a:lnTo>
                                <a:lnTo>
                                  <a:pt x="6215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75920" y="0"/>
                            <a:ext cx="35814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C10683" w14:textId="77777777" w:rsidR="00620CF6" w:rsidRDefault="00000000">
                              <w:pPr>
                                <w:spacing w:before="14" w:line="26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xlcusx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587743" y="0"/>
                            <a:ext cx="1247140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EEB7C0" w14:textId="77777777" w:rsidR="00620CF6" w:rsidRDefault="00000000">
                              <w:pPr>
                                <w:spacing w:before="37" w:line="213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Market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exchange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rate, </w:t>
                              </w:r>
                              <w:r>
                                <w:rPr>
                                  <w:sz w:val="20"/>
                                </w:rPr>
                                <w:t>LCU per USD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179573" y="0"/>
                            <a:ext cx="288036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C706C" w14:textId="77777777" w:rsidR="00620CF6" w:rsidRDefault="00000000">
                              <w:pPr>
                                <w:spacing w:before="14" w:line="26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Oﬀicial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exchange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local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currency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USD.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346F3" id="Group 133" o:spid="_x0000_s1032" style="position:absolute;left:0;text-align:left;margin-left:70.85pt;margin-top:28.95pt;width:489.45pt;height:26.8pt;z-index:-21682688;mso-wrap-distance-left:0;mso-wrap-distance-right:0;mso-position-horizontal-relative:page;mso-position-vertical-relative:text" coordsize="62160,3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">
                <v:shape id="Graphic 134" o:spid="_x0000_s1033" style="position:absolute;top:363;width:62160;height:3041;visibility:visible;mso-wrap-style:square;v-text-anchor:top" coordsize="6216015,30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" path="m6215494,l2103666,,511835,,,,,303657r511835,l2103666,303657r4111828,l6215494,xe" fillcolor="#f7f7f7" stroked="f">
                  <v:path arrowok="t"/>
                </v:shape>
                <v:shape id="Textbox 135" o:spid="_x0000_s1034" type="#_x0000_t202" style="position:absolute;left:759;width:358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13C10683" w14:textId="77777777" w:rsidR="00620CF6" w:rsidRDefault="00000000">
                        <w:pPr>
                          <w:spacing w:before="14" w:line="268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xlcusx</w:t>
                        </w:r>
                      </w:p>
                    </w:txbxContent>
                  </v:textbox>
                </v:shape>
                <v:shape id="Textbox 136" o:spid="_x0000_s1035" type="#_x0000_t202" style="position:absolute;left:5877;width:12471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42EEB7C0" w14:textId="77777777" w:rsidR="00620CF6" w:rsidRDefault="00000000">
                        <w:pPr>
                          <w:spacing w:before="37" w:line="213" w:lineRule="auto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Market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exchange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rate, </w:t>
                        </w:r>
                        <w:r>
                          <w:rPr>
                            <w:sz w:val="20"/>
                          </w:rPr>
                          <w:t>LCU per USD</w:t>
                        </w:r>
                      </w:p>
                    </w:txbxContent>
                  </v:textbox>
                </v:shape>
                <v:shape id="Textbox 137" o:spid="_x0000_s1036" type="#_x0000_t202" style="position:absolute;left:21795;width:2880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795C706C" w14:textId="77777777" w:rsidR="00620CF6" w:rsidRDefault="00000000">
                        <w:pPr>
                          <w:spacing w:before="14" w:line="26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Oﬀicial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exchange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rate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local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currency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USD.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2"/>
        </w:rPr>
        <w:t>xlcusp</w:t>
      </w:r>
      <w:proofErr w:type="spellEnd"/>
      <w:r>
        <w:tab/>
        <w:t>PPP</w:t>
      </w:r>
      <w:r>
        <w:rPr>
          <w:spacing w:val="-8"/>
        </w:rPr>
        <w:t xml:space="preserve"> </w:t>
      </w:r>
      <w:r>
        <w:t>conversion</w:t>
      </w:r>
      <w:r>
        <w:rPr>
          <w:spacing w:val="-7"/>
        </w:rPr>
        <w:t xml:space="preserve"> </w:t>
      </w:r>
      <w:r>
        <w:t>factor, LCU per USD</w:t>
      </w:r>
    </w:p>
    <w:p w14:paraId="0BC086C6" w14:textId="77777777" w:rsidR="00620CF6" w:rsidRDefault="00000000">
      <w:pPr>
        <w:pStyle w:val="BodyText"/>
        <w:spacing w:before="115"/>
        <w:ind w:left="236"/>
      </w:pPr>
      <w:r>
        <w:br w:type="column"/>
      </w:r>
      <w:r>
        <w:t>PPP</w:t>
      </w:r>
      <w:r>
        <w:rPr>
          <w:spacing w:val="6"/>
        </w:rPr>
        <w:t xml:space="preserve"> </w:t>
      </w:r>
      <w:r>
        <w:t>conversion</w:t>
      </w:r>
      <w:r>
        <w:rPr>
          <w:spacing w:val="6"/>
        </w:rPr>
        <w:t xml:space="preserve"> </w:t>
      </w:r>
      <w:r>
        <w:t>factor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current</w:t>
      </w:r>
      <w:r>
        <w:rPr>
          <w:spacing w:val="6"/>
        </w:rPr>
        <w:t xml:space="preserve"> </w:t>
      </w:r>
      <w:r>
        <w:t>local</w:t>
      </w:r>
      <w:r>
        <w:rPr>
          <w:spacing w:val="6"/>
        </w:rPr>
        <w:t xml:space="preserve"> </w:t>
      </w:r>
      <w:r>
        <w:t>currency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current</w:t>
      </w:r>
      <w:r>
        <w:rPr>
          <w:spacing w:val="6"/>
        </w:rPr>
        <w:t xml:space="preserve"> </w:t>
      </w:r>
      <w:r>
        <w:t>PPP</w:t>
      </w:r>
      <w:r>
        <w:rPr>
          <w:spacing w:val="6"/>
        </w:rPr>
        <w:t xml:space="preserve"> </w:t>
      </w:r>
      <w:r>
        <w:rPr>
          <w:spacing w:val="-4"/>
        </w:rPr>
        <w:t>USD.</w:t>
      </w:r>
    </w:p>
    <w:p w14:paraId="73FF0336" w14:textId="77777777" w:rsidR="00620CF6" w:rsidRDefault="00620CF6">
      <w:pPr>
        <w:sectPr w:rsidR="00620CF6" w:rsidSect="00D60468">
          <w:type w:val="continuous"/>
          <w:pgSz w:w="12240" w:h="15840"/>
          <w:pgMar w:top="1620" w:right="920" w:bottom="280" w:left="1300" w:header="720" w:footer="720" w:gutter="0"/>
          <w:cols w:num="2" w:space="720" w:equalWidth="0">
            <w:col w:w="3087" w:space="226"/>
            <w:col w:w="6707"/>
          </w:cols>
        </w:sectPr>
      </w:pPr>
    </w:p>
    <w:p w14:paraId="192B320B" w14:textId="77777777" w:rsidR="00620CF6" w:rsidRDefault="00620CF6">
      <w:pPr>
        <w:pStyle w:val="BodyText"/>
        <w:spacing w:before="1"/>
        <w:rPr>
          <w:sz w:val="25"/>
        </w:rPr>
      </w:pPr>
    </w:p>
    <w:p w14:paraId="292B9A8D" w14:textId="77777777" w:rsidR="00620CF6" w:rsidRDefault="00620CF6">
      <w:pPr>
        <w:rPr>
          <w:sz w:val="25"/>
        </w:rPr>
        <w:sectPr w:rsidR="00620CF6" w:rsidSect="00D60468">
          <w:type w:val="continuous"/>
          <w:pgSz w:w="12240" w:h="15840"/>
          <w:pgMar w:top="1620" w:right="920" w:bottom="280" w:left="1300" w:header="720" w:footer="720" w:gutter="0"/>
          <w:cols w:space="720"/>
        </w:sectPr>
      </w:pPr>
    </w:p>
    <w:p w14:paraId="08D4E2CD" w14:textId="77777777" w:rsidR="00620CF6" w:rsidRDefault="00000000">
      <w:pPr>
        <w:pStyle w:val="BodyText"/>
        <w:tabs>
          <w:tab w:val="left" w:pos="1042"/>
        </w:tabs>
        <w:spacing w:before="138" w:line="213" w:lineRule="auto"/>
        <w:ind w:left="1042" w:right="38" w:hanging="807"/>
      </w:pPr>
      <w:proofErr w:type="spellStart"/>
      <w:r>
        <w:rPr>
          <w:spacing w:val="-2"/>
        </w:rPr>
        <w:t>xlcyup</w:t>
      </w:r>
      <w:proofErr w:type="spellEnd"/>
      <w:r>
        <w:tab/>
        <w:t>PPP</w:t>
      </w:r>
      <w:r>
        <w:rPr>
          <w:spacing w:val="-8"/>
        </w:rPr>
        <w:t xml:space="preserve"> </w:t>
      </w:r>
      <w:r>
        <w:t>conversion</w:t>
      </w:r>
      <w:r>
        <w:rPr>
          <w:spacing w:val="-7"/>
        </w:rPr>
        <w:t xml:space="preserve"> </w:t>
      </w:r>
      <w:r>
        <w:t>factor, LCU per CNY</w:t>
      </w:r>
    </w:p>
    <w:p w14:paraId="6A0D8233" w14:textId="77777777" w:rsidR="00620CF6" w:rsidRDefault="00000000">
      <w:pPr>
        <w:pStyle w:val="BodyText"/>
        <w:spacing w:before="115"/>
        <w:ind w:left="236"/>
      </w:pPr>
      <w:r>
        <w:br w:type="column"/>
      </w:r>
      <w:r>
        <w:t>PPP</w:t>
      </w:r>
      <w:r>
        <w:rPr>
          <w:spacing w:val="6"/>
        </w:rPr>
        <w:t xml:space="preserve"> </w:t>
      </w:r>
      <w:r>
        <w:t>conversion</w:t>
      </w:r>
      <w:r>
        <w:rPr>
          <w:spacing w:val="6"/>
        </w:rPr>
        <w:t xml:space="preserve"> </w:t>
      </w:r>
      <w:r>
        <w:t>factor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current</w:t>
      </w:r>
      <w:r>
        <w:rPr>
          <w:spacing w:val="6"/>
        </w:rPr>
        <w:t xml:space="preserve"> </w:t>
      </w:r>
      <w:r>
        <w:t>local</w:t>
      </w:r>
      <w:r>
        <w:rPr>
          <w:spacing w:val="6"/>
        </w:rPr>
        <w:t xml:space="preserve"> </w:t>
      </w:r>
      <w:r>
        <w:t>currency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current</w:t>
      </w:r>
      <w:r>
        <w:rPr>
          <w:spacing w:val="6"/>
        </w:rPr>
        <w:t xml:space="preserve"> </w:t>
      </w:r>
      <w:r>
        <w:t>PPP</w:t>
      </w:r>
      <w:r>
        <w:rPr>
          <w:spacing w:val="6"/>
        </w:rPr>
        <w:t xml:space="preserve"> </w:t>
      </w:r>
      <w:r>
        <w:rPr>
          <w:spacing w:val="-4"/>
        </w:rPr>
        <w:t>CNY.</w:t>
      </w:r>
    </w:p>
    <w:p w14:paraId="2348D36B" w14:textId="77777777" w:rsidR="00620CF6" w:rsidRDefault="00620CF6">
      <w:pPr>
        <w:sectPr w:rsidR="00620CF6" w:rsidSect="00D60468">
          <w:type w:val="continuous"/>
          <w:pgSz w:w="12240" w:h="15840"/>
          <w:pgMar w:top="1620" w:right="920" w:bottom="280" w:left="1300" w:header="720" w:footer="720" w:gutter="0"/>
          <w:cols w:num="2" w:space="720" w:equalWidth="0">
            <w:col w:w="3087" w:space="226"/>
            <w:col w:w="6707"/>
          </w:cols>
        </w:sectPr>
      </w:pPr>
    </w:p>
    <w:p w14:paraId="3BE37122" w14:textId="77777777" w:rsidR="00620CF6" w:rsidRDefault="00620CF6">
      <w:pPr>
        <w:pStyle w:val="BodyText"/>
      </w:pPr>
    </w:p>
    <w:p w14:paraId="1F780736" w14:textId="77777777" w:rsidR="00620CF6" w:rsidRDefault="00620CF6">
      <w:pPr>
        <w:pStyle w:val="BodyText"/>
        <w:spacing w:before="13"/>
      </w:pPr>
    </w:p>
    <w:p w14:paraId="5AB95EA2" w14:textId="77777777" w:rsidR="00620CF6" w:rsidRDefault="00000000">
      <w:pPr>
        <w:pStyle w:val="BodyText"/>
        <w:tabs>
          <w:tab w:val="left" w:pos="3549"/>
        </w:tabs>
        <w:ind w:left="236"/>
      </w:pPr>
      <w:r>
        <w:rPr>
          <w:noProof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326EA9B4" wp14:editId="5A71274B">
                <wp:simplePos x="0" y="0"/>
                <wp:positionH relativeFrom="page">
                  <wp:posOffset>899998</wp:posOffset>
                </wp:positionH>
                <wp:positionV relativeFrom="paragraph">
                  <wp:posOffset>178880</wp:posOffset>
                </wp:positionV>
                <wp:extent cx="6216015" cy="152400"/>
                <wp:effectExtent l="0" t="0" r="0" b="0"/>
                <wp:wrapTopAndBottom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6015" cy="1524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137E5F8" w14:textId="77777777" w:rsidR="00620CF6" w:rsidRDefault="00000000">
                            <w:pPr>
                              <w:pStyle w:val="BodyText"/>
                              <w:tabs>
                                <w:tab w:val="left" w:pos="925"/>
                                <w:tab w:val="left" w:pos="3432"/>
                              </w:tabs>
                              <w:spacing w:line="227" w:lineRule="exact"/>
                              <w:ind w:left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npopul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Population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individuals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group.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EA9B4" id="Textbox 138" o:spid="_x0000_s1037" type="#_x0000_t202" style="position:absolute;left:0;text-align:left;margin-left:70.85pt;margin-top:14.1pt;width:489.45pt;height:12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" fillcolor="#f7f7f7" stroked="f">
                <v:textbox inset="0,0,0,0">
                  <w:txbxContent>
                    <w:p w14:paraId="6137E5F8" w14:textId="77777777" w:rsidR="00620CF6" w:rsidRDefault="00000000">
                      <w:pPr>
                        <w:pStyle w:val="BodyText"/>
                        <w:tabs>
                          <w:tab w:val="left" w:pos="925"/>
                          <w:tab w:val="left" w:pos="3432"/>
                        </w:tabs>
                        <w:spacing w:line="227" w:lineRule="exact"/>
                        <w:ind w:left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npopul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Population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Number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individuals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group.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1634304" behindDoc="1" locked="0" layoutInCell="1" allowOverlap="1" wp14:anchorId="41FD5E55" wp14:editId="3018C6E9">
                <wp:simplePos x="0" y="0"/>
                <wp:positionH relativeFrom="page">
                  <wp:posOffset>899998</wp:posOffset>
                </wp:positionH>
                <wp:positionV relativeFrom="paragraph">
                  <wp:posOffset>-312938</wp:posOffset>
                </wp:positionV>
                <wp:extent cx="6216015" cy="340360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015" cy="340360"/>
                          <a:chOff x="0" y="0"/>
                          <a:chExt cx="6216015" cy="34036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36320"/>
                            <a:ext cx="621601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 h="304165">
                                <a:moveTo>
                                  <a:pt x="6215494" y="0"/>
                                </a:moveTo>
                                <a:lnTo>
                                  <a:pt x="2103666" y="0"/>
                                </a:lnTo>
                                <a:lnTo>
                                  <a:pt x="511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57"/>
                                </a:lnTo>
                                <a:lnTo>
                                  <a:pt x="511835" y="303657"/>
                                </a:lnTo>
                                <a:lnTo>
                                  <a:pt x="2103666" y="303657"/>
                                </a:lnTo>
                                <a:lnTo>
                                  <a:pt x="6215494" y="303657"/>
                                </a:lnTo>
                                <a:lnTo>
                                  <a:pt x="6215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75920" y="0"/>
                            <a:ext cx="1758950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3FD54B" w14:textId="77777777" w:rsidR="00620CF6" w:rsidRDefault="00000000">
                              <w:pPr>
                                <w:tabs>
                                  <w:tab w:val="left" w:pos="805"/>
                                </w:tabs>
                                <w:spacing w:before="37" w:line="213" w:lineRule="auto"/>
                                <w:ind w:left="806" w:right="18" w:hanging="80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xlcyux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Market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exchange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rate, </w:t>
                              </w:r>
                              <w:r>
                                <w:rPr>
                                  <w:sz w:val="20"/>
                                </w:rPr>
                                <w:t>LCU per CNY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179573" y="0"/>
                            <a:ext cx="289941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1A73D" w14:textId="77777777" w:rsidR="00620CF6" w:rsidRDefault="00000000">
                              <w:pPr>
                                <w:spacing w:before="14" w:line="26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Oﬀicial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exchange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local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currency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CNY.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D5E55" id="Group 139" o:spid="_x0000_s1038" style="position:absolute;left:0;text-align:left;margin-left:70.85pt;margin-top:-24.65pt;width:489.45pt;height:26.8pt;z-index:-21682176;mso-wrap-distance-left:0;mso-wrap-distance-right:0;mso-position-horizontal-relative:page;mso-position-vertical-relative:text" coordsize="62160,3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">
                <v:shape id="Graphic 140" o:spid="_x0000_s1039" style="position:absolute;top:363;width:62160;height:3041;visibility:visible;mso-wrap-style:square;v-text-anchor:top" coordsize="6216015,30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" path="m6215494,l2103666,,511835,,,,,303657r511835,l2103666,303657r4111828,l6215494,xe" fillcolor="#f7f7f7" stroked="f">
                  <v:path arrowok="t"/>
                </v:shape>
                <v:shape id="Textbox 141" o:spid="_x0000_s1040" type="#_x0000_t202" style="position:absolute;left:759;width:17589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5E3FD54B" w14:textId="77777777" w:rsidR="00620CF6" w:rsidRDefault="00000000">
                        <w:pPr>
                          <w:tabs>
                            <w:tab w:val="left" w:pos="805"/>
                          </w:tabs>
                          <w:spacing w:before="37" w:line="213" w:lineRule="auto"/>
                          <w:ind w:left="806" w:right="18" w:hanging="807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xlcyux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Market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exchange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rate, </w:t>
                        </w:r>
                        <w:r>
                          <w:rPr>
                            <w:sz w:val="20"/>
                          </w:rPr>
                          <w:t>LCU per CNY</w:t>
                        </w:r>
                      </w:p>
                    </w:txbxContent>
                  </v:textbox>
                </v:shape>
                <v:shape id="Textbox 142" o:spid="_x0000_s1041" type="#_x0000_t202" style="position:absolute;left:21795;width:2899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15A1A73D" w14:textId="77777777" w:rsidR="00620CF6" w:rsidRDefault="00000000">
                        <w:pPr>
                          <w:spacing w:before="14" w:line="26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Oﬀicial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exchange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rate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local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currency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CNY.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4"/>
        </w:rPr>
        <w:t>npopem</w:t>
      </w:r>
      <w:proofErr w:type="spellEnd"/>
      <w:r>
        <w:rPr>
          <w:spacing w:val="25"/>
        </w:rPr>
        <w:t xml:space="preserve"> </w:t>
      </w:r>
      <w:r>
        <w:rPr>
          <w:spacing w:val="-4"/>
        </w:rPr>
        <w:t>Employed population</w:t>
      </w:r>
      <w:r>
        <w:tab/>
      </w:r>
      <w:r>
        <w:rPr>
          <w:spacing w:val="-6"/>
        </w:rPr>
        <w:t>Number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2"/>
        </w:rPr>
        <w:t xml:space="preserve"> </w:t>
      </w:r>
      <w:r>
        <w:rPr>
          <w:spacing w:val="-6"/>
        </w:rPr>
        <w:t>employed</w:t>
      </w:r>
      <w:r>
        <w:rPr>
          <w:spacing w:val="-2"/>
        </w:rPr>
        <w:t xml:space="preserve"> </w:t>
      </w:r>
      <w:r>
        <w:rPr>
          <w:spacing w:val="-6"/>
        </w:rPr>
        <w:t>individuals.</w:t>
      </w:r>
    </w:p>
    <w:p w14:paraId="147059A7" w14:textId="77777777" w:rsidR="00620CF6" w:rsidRDefault="00620CF6">
      <w:pPr>
        <w:pStyle w:val="BodyText"/>
        <w:spacing w:before="1"/>
        <w:rPr>
          <w:sz w:val="3"/>
        </w:rPr>
      </w:pPr>
    </w:p>
    <w:p w14:paraId="74D2612E" w14:textId="0617683F" w:rsidR="00620CF6" w:rsidRDefault="00000000" w:rsidP="00FD7CCE">
      <w:pPr>
        <w:pStyle w:val="BodyText"/>
        <w:spacing w:line="20" w:lineRule="exact"/>
        <w:ind w:left="117"/>
        <w:rPr>
          <w:sz w:val="2"/>
        </w:rPr>
        <w:sectPr w:rsidR="00620CF6" w:rsidSect="00D60468">
          <w:type w:val="continuous"/>
          <w:pgSz w:w="12240" w:h="15840"/>
          <w:pgMar w:top="1620" w:right="920" w:bottom="280" w:left="1300" w:header="720" w:footer="720" w:gutter="0"/>
          <w:cols w:space="720"/>
        </w:sect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939EED" wp14:editId="5744D279">
                <wp:extent cx="6216015" cy="10160"/>
                <wp:effectExtent l="9525" t="0" r="3810" b="8890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015" cy="10160"/>
                          <a:chOff x="0" y="0"/>
                          <a:chExt cx="6216015" cy="1016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5060"/>
                            <a:ext cx="6216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>
                                <a:moveTo>
                                  <a:pt x="0" y="0"/>
                                </a:moveTo>
                                <a:lnTo>
                                  <a:pt x="621549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71B9936" id="Group 143" o:spid="_x0000_s1026" style="width:489.45pt;height:.8pt;mso-position-horizontal-relative:char;mso-position-vertical-relative:line" coordsize="6216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">
                <v:shape id="Graphic 144" o:spid="_x0000_s1027" style="position:absolute;top:50;width:62160;height:13;visibility:visible;mso-wrap-style:square;v-text-anchor:top" coordsize="6216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" path="m,l6215494,e" filled="f" strokeweight=".28114mm">
                  <v:path arrowok="t"/>
                </v:shape>
                <w10:anchorlock/>
              </v:group>
            </w:pict>
          </mc:Fallback>
        </mc:AlternateContent>
      </w:r>
      <w:commentRangeEnd w:id="380"/>
      <w:r w:rsidR="00FD7CCE">
        <w:rPr>
          <w:rStyle w:val="CommentReference"/>
        </w:rPr>
        <w:commentReference w:id="380"/>
      </w:r>
    </w:p>
    <w:p w14:paraId="7F4883EC" w14:textId="77777777" w:rsidR="00620CF6" w:rsidRDefault="00620CF6">
      <w:pPr>
        <w:spacing w:line="355" w:lineRule="auto"/>
        <w:sectPr w:rsidR="00620CF6" w:rsidSect="00D60468">
          <w:pgSz w:w="12240" w:h="15840"/>
          <w:pgMar w:top="1320" w:right="1300" w:bottom="280" w:left="1300" w:header="720" w:footer="720" w:gutter="0"/>
          <w:cols w:space="720"/>
        </w:sectPr>
      </w:pPr>
    </w:p>
    <w:p w14:paraId="303891B7" w14:textId="473C8FFA" w:rsidR="00620CF6" w:rsidRDefault="00620CF6" w:rsidP="00FD7CCE">
      <w:pPr>
        <w:pStyle w:val="BodyText"/>
        <w:spacing w:before="128" w:line="355" w:lineRule="auto"/>
        <w:ind w:right="125"/>
      </w:pPr>
      <w:bookmarkStart w:id="382" w:name="_bookmark86"/>
      <w:bookmarkStart w:id="383" w:name="_bookmark139"/>
      <w:bookmarkEnd w:id="382"/>
      <w:bookmarkEnd w:id="383"/>
    </w:p>
    <w:sectPr w:rsidR="00620CF6">
      <w:pgSz w:w="12240" w:h="15840"/>
      <w:pgMar w:top="1320" w:right="1300" w:bottom="280" w:left="13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8" w:author="Salvatore Morelli" w:date="2024-07-19T11:39:00Z" w:initials="SM">
    <w:p w14:paraId="5B8BBA91" w14:textId="77777777" w:rsidR="00017BAC" w:rsidRDefault="00017BAC" w:rsidP="00017BAC">
      <w:pPr>
        <w:pStyle w:val="CommentText"/>
      </w:pPr>
      <w:r>
        <w:rPr>
          <w:rStyle w:val="CommentReference"/>
        </w:rPr>
        <w:annotationRef/>
      </w:r>
      <w:r>
        <w:t>Should be uupdated</w:t>
      </w:r>
    </w:p>
  </w:comment>
  <w:comment w:id="375" w:author="Luca Giangregorio" w:date="2024-05-10T11:44:00Z" w:initials="LG">
    <w:p w14:paraId="4289FF0B" w14:textId="238D126D" w:rsidR="00644A60" w:rsidRDefault="00644A60" w:rsidP="00644A60">
      <w:pPr>
        <w:pStyle w:val="CommentText"/>
      </w:pPr>
      <w:r>
        <w:rPr>
          <w:rStyle w:val="CommentReference"/>
        </w:rPr>
        <w:annotationRef/>
      </w:r>
      <w:r>
        <w:t>Do we want to add details in the Appendix or simply refer to the sources?</w:t>
      </w:r>
    </w:p>
  </w:comment>
  <w:comment w:id="376" w:author="Salvatore Morelli" w:date="2024-07-19T11:47:00Z" w:initials="SM">
    <w:p w14:paraId="7F901061" w14:textId="77777777" w:rsidR="00BD7116" w:rsidRDefault="00BD7116" w:rsidP="00BD7116">
      <w:pPr>
        <w:pStyle w:val="CommentText"/>
      </w:pPr>
      <w:r>
        <w:rPr>
          <w:rStyle w:val="CommentReference"/>
        </w:rPr>
        <w:annotationRef/>
      </w:r>
      <w:r>
        <w:t>Okay a reference for now, especially if we do not modify their data</w:t>
      </w:r>
    </w:p>
  </w:comment>
  <w:comment w:id="380" w:author="Luca Giangregorio" w:date="2024-07-16T18:20:00Z" w:initials="LG">
    <w:p w14:paraId="60ED05F9" w14:textId="58F4146F" w:rsidR="00FD7CCE" w:rsidRDefault="00FD7CCE" w:rsidP="00FD7CCE">
      <w:pPr>
        <w:pStyle w:val="CommentText"/>
      </w:pPr>
      <w:r>
        <w:rPr>
          <w:rStyle w:val="CommentReference"/>
        </w:rPr>
        <w:annotationRef/>
      </w:r>
      <w:r>
        <w:t>To update in markdown with the new variables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8BBA91" w15:done="0"/>
  <w15:commentEx w15:paraId="4289FF0B" w15:done="0"/>
  <w15:commentEx w15:paraId="7F901061" w15:paraIdParent="4289FF0B" w15:done="0"/>
  <w15:commentEx w15:paraId="60ED05F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FD69BBB" w16cex:dateUtc="2024-07-19T15:39:00Z"/>
  <w16cex:commentExtensible w16cex:durableId="4AFA1A5B" w16cex:dateUtc="2024-05-10T09:44:00Z"/>
  <w16cex:commentExtensible w16cex:durableId="50E4C1E0" w16cex:dateUtc="2024-07-19T15:47:00Z"/>
  <w16cex:commentExtensible w16cex:durableId="3409FFB6" w16cex:dateUtc="2024-07-16T16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8BBA91" w16cid:durableId="5FD69BBB"/>
  <w16cid:commentId w16cid:paraId="4289FF0B" w16cid:durableId="4AFA1A5B"/>
  <w16cid:commentId w16cid:paraId="7F901061" w16cid:durableId="50E4C1E0"/>
  <w16cid:commentId w16cid:paraId="60ED05F9" w16cid:durableId="3409FFB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EE5"/>
    <w:multiLevelType w:val="hybridMultilevel"/>
    <w:tmpl w:val="70DC481E"/>
    <w:lvl w:ilvl="0" w:tplc="32BE2DE4">
      <w:start w:val="1"/>
      <w:numFmt w:val="decimal"/>
      <w:lvlText w:val="%1."/>
      <w:lvlJc w:val="left"/>
      <w:pPr>
        <w:ind w:left="615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5F2D81C">
      <w:numFmt w:val="bullet"/>
      <w:lvlText w:val="•"/>
      <w:lvlJc w:val="left"/>
      <w:pPr>
        <w:ind w:left="1542" w:hanging="255"/>
      </w:pPr>
      <w:rPr>
        <w:rFonts w:hint="default"/>
        <w:lang w:val="en-US" w:eastAsia="en-US" w:bidi="ar-SA"/>
      </w:rPr>
    </w:lvl>
    <w:lvl w:ilvl="2" w:tplc="30A46754">
      <w:numFmt w:val="bullet"/>
      <w:lvlText w:val="•"/>
      <w:lvlJc w:val="left"/>
      <w:pPr>
        <w:ind w:left="2464" w:hanging="255"/>
      </w:pPr>
      <w:rPr>
        <w:rFonts w:hint="default"/>
        <w:lang w:val="en-US" w:eastAsia="en-US" w:bidi="ar-SA"/>
      </w:rPr>
    </w:lvl>
    <w:lvl w:ilvl="3" w:tplc="5FB289DE">
      <w:numFmt w:val="bullet"/>
      <w:lvlText w:val="•"/>
      <w:lvlJc w:val="left"/>
      <w:pPr>
        <w:ind w:left="3386" w:hanging="255"/>
      </w:pPr>
      <w:rPr>
        <w:rFonts w:hint="default"/>
        <w:lang w:val="en-US" w:eastAsia="en-US" w:bidi="ar-SA"/>
      </w:rPr>
    </w:lvl>
    <w:lvl w:ilvl="4" w:tplc="7EA285FE">
      <w:numFmt w:val="bullet"/>
      <w:lvlText w:val="•"/>
      <w:lvlJc w:val="left"/>
      <w:pPr>
        <w:ind w:left="4308" w:hanging="255"/>
      </w:pPr>
      <w:rPr>
        <w:rFonts w:hint="default"/>
        <w:lang w:val="en-US" w:eastAsia="en-US" w:bidi="ar-SA"/>
      </w:rPr>
    </w:lvl>
    <w:lvl w:ilvl="5" w:tplc="CC927836">
      <w:numFmt w:val="bullet"/>
      <w:lvlText w:val="•"/>
      <w:lvlJc w:val="left"/>
      <w:pPr>
        <w:ind w:left="5230" w:hanging="255"/>
      </w:pPr>
      <w:rPr>
        <w:rFonts w:hint="default"/>
        <w:lang w:val="en-US" w:eastAsia="en-US" w:bidi="ar-SA"/>
      </w:rPr>
    </w:lvl>
    <w:lvl w:ilvl="6" w:tplc="1632FECC">
      <w:numFmt w:val="bullet"/>
      <w:lvlText w:val="•"/>
      <w:lvlJc w:val="left"/>
      <w:pPr>
        <w:ind w:left="6152" w:hanging="255"/>
      </w:pPr>
      <w:rPr>
        <w:rFonts w:hint="default"/>
        <w:lang w:val="en-US" w:eastAsia="en-US" w:bidi="ar-SA"/>
      </w:rPr>
    </w:lvl>
    <w:lvl w:ilvl="7" w:tplc="91CA9F9A">
      <w:numFmt w:val="bullet"/>
      <w:lvlText w:val="•"/>
      <w:lvlJc w:val="left"/>
      <w:pPr>
        <w:ind w:left="7074" w:hanging="255"/>
      </w:pPr>
      <w:rPr>
        <w:rFonts w:hint="default"/>
        <w:lang w:val="en-US" w:eastAsia="en-US" w:bidi="ar-SA"/>
      </w:rPr>
    </w:lvl>
    <w:lvl w:ilvl="8" w:tplc="610ED6C8">
      <w:numFmt w:val="bullet"/>
      <w:lvlText w:val="•"/>
      <w:lvlJc w:val="left"/>
      <w:pPr>
        <w:ind w:left="7996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01C34FAD"/>
    <w:multiLevelType w:val="hybridMultilevel"/>
    <w:tmpl w:val="BC0A686C"/>
    <w:lvl w:ilvl="0" w:tplc="77A8D47C">
      <w:start w:val="1"/>
      <w:numFmt w:val="decimal"/>
      <w:lvlText w:val="[%1]"/>
      <w:lvlJc w:val="left"/>
      <w:pPr>
        <w:ind w:left="726" w:hanging="410"/>
        <w:jc w:val="righ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1" w:tplc="1206C1D2">
      <w:numFmt w:val="bullet"/>
      <w:lvlText w:val="•"/>
      <w:lvlJc w:val="left"/>
      <w:pPr>
        <w:ind w:left="1612" w:hanging="410"/>
      </w:pPr>
      <w:rPr>
        <w:rFonts w:hint="default"/>
        <w:lang w:val="en-US" w:eastAsia="en-US" w:bidi="ar-SA"/>
      </w:rPr>
    </w:lvl>
    <w:lvl w:ilvl="2" w:tplc="1FA8BFBC">
      <w:numFmt w:val="bullet"/>
      <w:lvlText w:val="•"/>
      <w:lvlJc w:val="left"/>
      <w:pPr>
        <w:ind w:left="2504" w:hanging="410"/>
      </w:pPr>
      <w:rPr>
        <w:rFonts w:hint="default"/>
        <w:lang w:val="en-US" w:eastAsia="en-US" w:bidi="ar-SA"/>
      </w:rPr>
    </w:lvl>
    <w:lvl w:ilvl="3" w:tplc="04CC6A3C">
      <w:numFmt w:val="bullet"/>
      <w:lvlText w:val="•"/>
      <w:lvlJc w:val="left"/>
      <w:pPr>
        <w:ind w:left="3396" w:hanging="410"/>
      </w:pPr>
      <w:rPr>
        <w:rFonts w:hint="default"/>
        <w:lang w:val="en-US" w:eastAsia="en-US" w:bidi="ar-SA"/>
      </w:rPr>
    </w:lvl>
    <w:lvl w:ilvl="4" w:tplc="15D4DE94">
      <w:numFmt w:val="bullet"/>
      <w:lvlText w:val="•"/>
      <w:lvlJc w:val="left"/>
      <w:pPr>
        <w:ind w:left="4288" w:hanging="410"/>
      </w:pPr>
      <w:rPr>
        <w:rFonts w:hint="default"/>
        <w:lang w:val="en-US" w:eastAsia="en-US" w:bidi="ar-SA"/>
      </w:rPr>
    </w:lvl>
    <w:lvl w:ilvl="5" w:tplc="838AEB20">
      <w:numFmt w:val="bullet"/>
      <w:lvlText w:val="•"/>
      <w:lvlJc w:val="left"/>
      <w:pPr>
        <w:ind w:left="5180" w:hanging="410"/>
      </w:pPr>
      <w:rPr>
        <w:rFonts w:hint="default"/>
        <w:lang w:val="en-US" w:eastAsia="en-US" w:bidi="ar-SA"/>
      </w:rPr>
    </w:lvl>
    <w:lvl w:ilvl="6" w:tplc="BC661F36">
      <w:numFmt w:val="bullet"/>
      <w:lvlText w:val="•"/>
      <w:lvlJc w:val="left"/>
      <w:pPr>
        <w:ind w:left="6072" w:hanging="410"/>
      </w:pPr>
      <w:rPr>
        <w:rFonts w:hint="default"/>
        <w:lang w:val="en-US" w:eastAsia="en-US" w:bidi="ar-SA"/>
      </w:rPr>
    </w:lvl>
    <w:lvl w:ilvl="7" w:tplc="CBA05344">
      <w:numFmt w:val="bullet"/>
      <w:lvlText w:val="•"/>
      <w:lvlJc w:val="left"/>
      <w:pPr>
        <w:ind w:left="6964" w:hanging="410"/>
      </w:pPr>
      <w:rPr>
        <w:rFonts w:hint="default"/>
        <w:lang w:val="en-US" w:eastAsia="en-US" w:bidi="ar-SA"/>
      </w:rPr>
    </w:lvl>
    <w:lvl w:ilvl="8" w:tplc="D930A008">
      <w:numFmt w:val="bullet"/>
      <w:lvlText w:val="•"/>
      <w:lvlJc w:val="left"/>
      <w:pPr>
        <w:ind w:left="7856" w:hanging="410"/>
      </w:pPr>
      <w:rPr>
        <w:rFonts w:hint="default"/>
        <w:lang w:val="en-US" w:eastAsia="en-US" w:bidi="ar-SA"/>
      </w:rPr>
    </w:lvl>
  </w:abstractNum>
  <w:abstractNum w:abstractNumId="2" w15:restartNumberingAfterBreak="0">
    <w:nsid w:val="0642458B"/>
    <w:multiLevelType w:val="hybridMultilevel"/>
    <w:tmpl w:val="498856F0"/>
    <w:lvl w:ilvl="0" w:tplc="C132116E">
      <w:numFmt w:val="bullet"/>
      <w:lvlText w:val="•"/>
      <w:lvlJc w:val="left"/>
      <w:pPr>
        <w:ind w:left="615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E8A47ED4">
      <w:numFmt w:val="bullet"/>
      <w:lvlText w:val="•"/>
      <w:lvlJc w:val="left"/>
      <w:pPr>
        <w:ind w:left="1530" w:hanging="255"/>
      </w:pPr>
      <w:rPr>
        <w:rFonts w:hint="default"/>
        <w:lang w:val="en-US" w:eastAsia="en-US" w:bidi="ar-SA"/>
      </w:rPr>
    </w:lvl>
    <w:lvl w:ilvl="2" w:tplc="0158F5E2">
      <w:numFmt w:val="bullet"/>
      <w:lvlText w:val="•"/>
      <w:lvlJc w:val="left"/>
      <w:pPr>
        <w:ind w:left="2440" w:hanging="255"/>
      </w:pPr>
      <w:rPr>
        <w:rFonts w:hint="default"/>
        <w:lang w:val="en-US" w:eastAsia="en-US" w:bidi="ar-SA"/>
      </w:rPr>
    </w:lvl>
    <w:lvl w:ilvl="3" w:tplc="8D0C9516">
      <w:numFmt w:val="bullet"/>
      <w:lvlText w:val="•"/>
      <w:lvlJc w:val="left"/>
      <w:pPr>
        <w:ind w:left="3350" w:hanging="255"/>
      </w:pPr>
      <w:rPr>
        <w:rFonts w:hint="default"/>
        <w:lang w:val="en-US" w:eastAsia="en-US" w:bidi="ar-SA"/>
      </w:rPr>
    </w:lvl>
    <w:lvl w:ilvl="4" w:tplc="F94ED2BC">
      <w:numFmt w:val="bullet"/>
      <w:lvlText w:val="•"/>
      <w:lvlJc w:val="left"/>
      <w:pPr>
        <w:ind w:left="4260" w:hanging="255"/>
      </w:pPr>
      <w:rPr>
        <w:rFonts w:hint="default"/>
        <w:lang w:val="en-US" w:eastAsia="en-US" w:bidi="ar-SA"/>
      </w:rPr>
    </w:lvl>
    <w:lvl w:ilvl="5" w:tplc="2E7E19AE">
      <w:numFmt w:val="bullet"/>
      <w:lvlText w:val="•"/>
      <w:lvlJc w:val="left"/>
      <w:pPr>
        <w:ind w:left="5170" w:hanging="255"/>
      </w:pPr>
      <w:rPr>
        <w:rFonts w:hint="default"/>
        <w:lang w:val="en-US" w:eastAsia="en-US" w:bidi="ar-SA"/>
      </w:rPr>
    </w:lvl>
    <w:lvl w:ilvl="6" w:tplc="7BBC5D9A">
      <w:numFmt w:val="bullet"/>
      <w:lvlText w:val="•"/>
      <w:lvlJc w:val="left"/>
      <w:pPr>
        <w:ind w:left="6080" w:hanging="255"/>
      </w:pPr>
      <w:rPr>
        <w:rFonts w:hint="default"/>
        <w:lang w:val="en-US" w:eastAsia="en-US" w:bidi="ar-SA"/>
      </w:rPr>
    </w:lvl>
    <w:lvl w:ilvl="7" w:tplc="76CAB09C">
      <w:numFmt w:val="bullet"/>
      <w:lvlText w:val="•"/>
      <w:lvlJc w:val="left"/>
      <w:pPr>
        <w:ind w:left="6990" w:hanging="255"/>
      </w:pPr>
      <w:rPr>
        <w:rFonts w:hint="default"/>
        <w:lang w:val="en-US" w:eastAsia="en-US" w:bidi="ar-SA"/>
      </w:rPr>
    </w:lvl>
    <w:lvl w:ilvl="8" w:tplc="DCBEFB54">
      <w:numFmt w:val="bullet"/>
      <w:lvlText w:val="•"/>
      <w:lvlJc w:val="left"/>
      <w:pPr>
        <w:ind w:left="7900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08501569"/>
    <w:multiLevelType w:val="multilevel"/>
    <w:tmpl w:val="3BF2089A"/>
    <w:lvl w:ilvl="0">
      <w:start w:val="2"/>
      <w:numFmt w:val="upperLetter"/>
      <w:lvlText w:val="%1"/>
      <w:lvlJc w:val="left"/>
      <w:pPr>
        <w:ind w:left="416" w:hanging="299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7F0000"/>
        <w:spacing w:val="0"/>
        <w:w w:val="123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4" w:hanging="45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7F0000"/>
        <w:spacing w:val="0"/>
        <w:w w:val="108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12" w:hanging="638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7F0000"/>
        <w:spacing w:val="0"/>
        <w:w w:val="106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60" w:hanging="6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0" w:hanging="6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0" w:hanging="6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0" w:hanging="6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6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0" w:hanging="638"/>
      </w:pPr>
      <w:rPr>
        <w:rFonts w:hint="default"/>
        <w:lang w:val="en-US" w:eastAsia="en-US" w:bidi="ar-SA"/>
      </w:rPr>
    </w:lvl>
  </w:abstractNum>
  <w:abstractNum w:abstractNumId="4" w15:restartNumberingAfterBreak="0">
    <w:nsid w:val="09AE1929"/>
    <w:multiLevelType w:val="multilevel"/>
    <w:tmpl w:val="D700A6C0"/>
    <w:lvl w:ilvl="0">
      <w:start w:val="5"/>
      <w:numFmt w:val="decimal"/>
      <w:lvlText w:val="%1"/>
      <w:lvlJc w:val="left"/>
      <w:pPr>
        <w:ind w:left="817" w:hanging="7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7" w:hanging="700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9" w:hanging="793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65" w:hanging="849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225" w:hanging="8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57" w:hanging="8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0" w:hanging="8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2" w:hanging="8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5" w:hanging="849"/>
      </w:pPr>
      <w:rPr>
        <w:rFonts w:hint="default"/>
        <w:lang w:val="en-US" w:eastAsia="en-US" w:bidi="ar-SA"/>
      </w:rPr>
    </w:lvl>
  </w:abstractNum>
  <w:abstractNum w:abstractNumId="5" w15:restartNumberingAfterBreak="0">
    <w:nsid w:val="0B5734C7"/>
    <w:multiLevelType w:val="hybridMultilevel"/>
    <w:tmpl w:val="E636531C"/>
    <w:lvl w:ilvl="0" w:tplc="F10CDC6A">
      <w:start w:val="1"/>
      <w:numFmt w:val="decimal"/>
      <w:lvlText w:val="%1."/>
      <w:lvlJc w:val="left"/>
      <w:pPr>
        <w:ind w:left="615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8EB89E64">
      <w:numFmt w:val="bullet"/>
      <w:lvlText w:val="•"/>
      <w:lvlJc w:val="left"/>
      <w:pPr>
        <w:ind w:left="1522" w:hanging="255"/>
      </w:pPr>
      <w:rPr>
        <w:rFonts w:hint="default"/>
        <w:lang w:val="en-US" w:eastAsia="en-US" w:bidi="ar-SA"/>
      </w:rPr>
    </w:lvl>
    <w:lvl w:ilvl="2" w:tplc="0EA0516E">
      <w:numFmt w:val="bullet"/>
      <w:lvlText w:val="•"/>
      <w:lvlJc w:val="left"/>
      <w:pPr>
        <w:ind w:left="2424" w:hanging="255"/>
      </w:pPr>
      <w:rPr>
        <w:rFonts w:hint="default"/>
        <w:lang w:val="en-US" w:eastAsia="en-US" w:bidi="ar-SA"/>
      </w:rPr>
    </w:lvl>
    <w:lvl w:ilvl="3" w:tplc="3DF41D0E">
      <w:numFmt w:val="bullet"/>
      <w:lvlText w:val="•"/>
      <w:lvlJc w:val="left"/>
      <w:pPr>
        <w:ind w:left="3326" w:hanging="255"/>
      </w:pPr>
      <w:rPr>
        <w:rFonts w:hint="default"/>
        <w:lang w:val="en-US" w:eastAsia="en-US" w:bidi="ar-SA"/>
      </w:rPr>
    </w:lvl>
    <w:lvl w:ilvl="4" w:tplc="F5904C3A"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 w:tplc="D7603ADA">
      <w:numFmt w:val="bullet"/>
      <w:lvlText w:val="•"/>
      <w:lvlJc w:val="left"/>
      <w:pPr>
        <w:ind w:left="5130" w:hanging="255"/>
      </w:pPr>
      <w:rPr>
        <w:rFonts w:hint="default"/>
        <w:lang w:val="en-US" w:eastAsia="en-US" w:bidi="ar-SA"/>
      </w:rPr>
    </w:lvl>
    <w:lvl w:ilvl="6" w:tplc="1D965C60">
      <w:numFmt w:val="bullet"/>
      <w:lvlText w:val="•"/>
      <w:lvlJc w:val="left"/>
      <w:pPr>
        <w:ind w:left="6032" w:hanging="255"/>
      </w:pPr>
      <w:rPr>
        <w:rFonts w:hint="default"/>
        <w:lang w:val="en-US" w:eastAsia="en-US" w:bidi="ar-SA"/>
      </w:rPr>
    </w:lvl>
    <w:lvl w:ilvl="7" w:tplc="2CB2157A">
      <w:numFmt w:val="bullet"/>
      <w:lvlText w:val="•"/>
      <w:lvlJc w:val="left"/>
      <w:pPr>
        <w:ind w:left="6934" w:hanging="255"/>
      </w:pPr>
      <w:rPr>
        <w:rFonts w:hint="default"/>
        <w:lang w:val="en-US" w:eastAsia="en-US" w:bidi="ar-SA"/>
      </w:rPr>
    </w:lvl>
    <w:lvl w:ilvl="8" w:tplc="52F6383C">
      <w:numFmt w:val="bullet"/>
      <w:lvlText w:val="•"/>
      <w:lvlJc w:val="left"/>
      <w:pPr>
        <w:ind w:left="7836" w:hanging="255"/>
      </w:pPr>
      <w:rPr>
        <w:rFonts w:hint="default"/>
        <w:lang w:val="en-US" w:eastAsia="en-US" w:bidi="ar-SA"/>
      </w:rPr>
    </w:lvl>
  </w:abstractNum>
  <w:abstractNum w:abstractNumId="6" w15:restartNumberingAfterBreak="0">
    <w:nsid w:val="17CB0BB4"/>
    <w:multiLevelType w:val="hybridMultilevel"/>
    <w:tmpl w:val="39D62008"/>
    <w:lvl w:ilvl="0" w:tplc="507ABE26">
      <w:numFmt w:val="bullet"/>
      <w:lvlText w:val="•"/>
      <w:lvlJc w:val="left"/>
      <w:pPr>
        <w:ind w:left="615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E7E9ABA">
      <w:numFmt w:val="bullet"/>
      <w:lvlText w:val="•"/>
      <w:lvlJc w:val="left"/>
      <w:pPr>
        <w:ind w:left="1542" w:hanging="255"/>
      </w:pPr>
      <w:rPr>
        <w:rFonts w:hint="default"/>
        <w:lang w:val="en-US" w:eastAsia="en-US" w:bidi="ar-SA"/>
      </w:rPr>
    </w:lvl>
    <w:lvl w:ilvl="2" w:tplc="544A19E0">
      <w:numFmt w:val="bullet"/>
      <w:lvlText w:val="•"/>
      <w:lvlJc w:val="left"/>
      <w:pPr>
        <w:ind w:left="2464" w:hanging="255"/>
      </w:pPr>
      <w:rPr>
        <w:rFonts w:hint="default"/>
        <w:lang w:val="en-US" w:eastAsia="en-US" w:bidi="ar-SA"/>
      </w:rPr>
    </w:lvl>
    <w:lvl w:ilvl="3" w:tplc="16F05286">
      <w:numFmt w:val="bullet"/>
      <w:lvlText w:val="•"/>
      <w:lvlJc w:val="left"/>
      <w:pPr>
        <w:ind w:left="3386" w:hanging="255"/>
      </w:pPr>
      <w:rPr>
        <w:rFonts w:hint="default"/>
        <w:lang w:val="en-US" w:eastAsia="en-US" w:bidi="ar-SA"/>
      </w:rPr>
    </w:lvl>
    <w:lvl w:ilvl="4" w:tplc="39C8FD38">
      <w:numFmt w:val="bullet"/>
      <w:lvlText w:val="•"/>
      <w:lvlJc w:val="left"/>
      <w:pPr>
        <w:ind w:left="4308" w:hanging="255"/>
      </w:pPr>
      <w:rPr>
        <w:rFonts w:hint="default"/>
        <w:lang w:val="en-US" w:eastAsia="en-US" w:bidi="ar-SA"/>
      </w:rPr>
    </w:lvl>
    <w:lvl w:ilvl="5" w:tplc="117643C8">
      <w:numFmt w:val="bullet"/>
      <w:lvlText w:val="•"/>
      <w:lvlJc w:val="left"/>
      <w:pPr>
        <w:ind w:left="5230" w:hanging="255"/>
      </w:pPr>
      <w:rPr>
        <w:rFonts w:hint="default"/>
        <w:lang w:val="en-US" w:eastAsia="en-US" w:bidi="ar-SA"/>
      </w:rPr>
    </w:lvl>
    <w:lvl w:ilvl="6" w:tplc="E3AE3784">
      <w:numFmt w:val="bullet"/>
      <w:lvlText w:val="•"/>
      <w:lvlJc w:val="left"/>
      <w:pPr>
        <w:ind w:left="6152" w:hanging="255"/>
      </w:pPr>
      <w:rPr>
        <w:rFonts w:hint="default"/>
        <w:lang w:val="en-US" w:eastAsia="en-US" w:bidi="ar-SA"/>
      </w:rPr>
    </w:lvl>
    <w:lvl w:ilvl="7" w:tplc="2A32449A">
      <w:numFmt w:val="bullet"/>
      <w:lvlText w:val="•"/>
      <w:lvlJc w:val="left"/>
      <w:pPr>
        <w:ind w:left="7074" w:hanging="255"/>
      </w:pPr>
      <w:rPr>
        <w:rFonts w:hint="default"/>
        <w:lang w:val="en-US" w:eastAsia="en-US" w:bidi="ar-SA"/>
      </w:rPr>
    </w:lvl>
    <w:lvl w:ilvl="8" w:tplc="2B501852">
      <w:numFmt w:val="bullet"/>
      <w:lvlText w:val="•"/>
      <w:lvlJc w:val="left"/>
      <w:pPr>
        <w:ind w:left="7996" w:hanging="255"/>
      </w:pPr>
      <w:rPr>
        <w:rFonts w:hint="default"/>
        <w:lang w:val="en-US" w:eastAsia="en-US" w:bidi="ar-SA"/>
      </w:rPr>
    </w:lvl>
  </w:abstractNum>
  <w:abstractNum w:abstractNumId="7" w15:restartNumberingAfterBreak="0">
    <w:nsid w:val="1E623CA4"/>
    <w:multiLevelType w:val="hybridMultilevel"/>
    <w:tmpl w:val="43DA995A"/>
    <w:lvl w:ilvl="0" w:tplc="97B45928">
      <w:numFmt w:val="bullet"/>
      <w:lvlText w:val="•"/>
      <w:lvlJc w:val="left"/>
      <w:pPr>
        <w:ind w:left="615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E89C4C6E">
      <w:numFmt w:val="bullet"/>
      <w:lvlText w:val="•"/>
      <w:lvlJc w:val="left"/>
      <w:pPr>
        <w:ind w:left="1542" w:hanging="255"/>
      </w:pPr>
      <w:rPr>
        <w:rFonts w:hint="default"/>
        <w:lang w:val="en-US" w:eastAsia="en-US" w:bidi="ar-SA"/>
      </w:rPr>
    </w:lvl>
    <w:lvl w:ilvl="2" w:tplc="8EF6E95C">
      <w:numFmt w:val="bullet"/>
      <w:lvlText w:val="•"/>
      <w:lvlJc w:val="left"/>
      <w:pPr>
        <w:ind w:left="2464" w:hanging="255"/>
      </w:pPr>
      <w:rPr>
        <w:rFonts w:hint="default"/>
        <w:lang w:val="en-US" w:eastAsia="en-US" w:bidi="ar-SA"/>
      </w:rPr>
    </w:lvl>
    <w:lvl w:ilvl="3" w:tplc="1DEC485A">
      <w:numFmt w:val="bullet"/>
      <w:lvlText w:val="•"/>
      <w:lvlJc w:val="left"/>
      <w:pPr>
        <w:ind w:left="3386" w:hanging="255"/>
      </w:pPr>
      <w:rPr>
        <w:rFonts w:hint="default"/>
        <w:lang w:val="en-US" w:eastAsia="en-US" w:bidi="ar-SA"/>
      </w:rPr>
    </w:lvl>
    <w:lvl w:ilvl="4" w:tplc="F8F0C32A">
      <w:numFmt w:val="bullet"/>
      <w:lvlText w:val="•"/>
      <w:lvlJc w:val="left"/>
      <w:pPr>
        <w:ind w:left="4308" w:hanging="255"/>
      </w:pPr>
      <w:rPr>
        <w:rFonts w:hint="default"/>
        <w:lang w:val="en-US" w:eastAsia="en-US" w:bidi="ar-SA"/>
      </w:rPr>
    </w:lvl>
    <w:lvl w:ilvl="5" w:tplc="A65210DA">
      <w:numFmt w:val="bullet"/>
      <w:lvlText w:val="•"/>
      <w:lvlJc w:val="left"/>
      <w:pPr>
        <w:ind w:left="5230" w:hanging="255"/>
      </w:pPr>
      <w:rPr>
        <w:rFonts w:hint="default"/>
        <w:lang w:val="en-US" w:eastAsia="en-US" w:bidi="ar-SA"/>
      </w:rPr>
    </w:lvl>
    <w:lvl w:ilvl="6" w:tplc="BCBE5910">
      <w:numFmt w:val="bullet"/>
      <w:lvlText w:val="•"/>
      <w:lvlJc w:val="left"/>
      <w:pPr>
        <w:ind w:left="6152" w:hanging="255"/>
      </w:pPr>
      <w:rPr>
        <w:rFonts w:hint="default"/>
        <w:lang w:val="en-US" w:eastAsia="en-US" w:bidi="ar-SA"/>
      </w:rPr>
    </w:lvl>
    <w:lvl w:ilvl="7" w:tplc="10DE7CB6">
      <w:numFmt w:val="bullet"/>
      <w:lvlText w:val="•"/>
      <w:lvlJc w:val="left"/>
      <w:pPr>
        <w:ind w:left="7074" w:hanging="255"/>
      </w:pPr>
      <w:rPr>
        <w:rFonts w:hint="default"/>
        <w:lang w:val="en-US" w:eastAsia="en-US" w:bidi="ar-SA"/>
      </w:rPr>
    </w:lvl>
    <w:lvl w:ilvl="8" w:tplc="F5009AE2">
      <w:numFmt w:val="bullet"/>
      <w:lvlText w:val="•"/>
      <w:lvlJc w:val="left"/>
      <w:pPr>
        <w:ind w:left="7996" w:hanging="255"/>
      </w:pPr>
      <w:rPr>
        <w:rFonts w:hint="default"/>
        <w:lang w:val="en-US" w:eastAsia="en-US" w:bidi="ar-SA"/>
      </w:rPr>
    </w:lvl>
  </w:abstractNum>
  <w:abstractNum w:abstractNumId="8" w15:restartNumberingAfterBreak="0">
    <w:nsid w:val="2CDD5123"/>
    <w:multiLevelType w:val="multilevel"/>
    <w:tmpl w:val="E3B6544C"/>
    <w:lvl w:ilvl="0">
      <w:start w:val="3"/>
      <w:numFmt w:val="upperLetter"/>
      <w:lvlText w:val="%1"/>
      <w:lvlJc w:val="left"/>
      <w:pPr>
        <w:ind w:left="888" w:hanging="7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8" w:hanging="772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9" w:hanging="853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88" w:hanging="8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8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7" w:hanging="8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2" w:hanging="8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6" w:hanging="8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1" w:hanging="853"/>
      </w:pPr>
      <w:rPr>
        <w:rFonts w:hint="default"/>
        <w:lang w:val="en-US" w:eastAsia="en-US" w:bidi="ar-SA"/>
      </w:rPr>
    </w:lvl>
  </w:abstractNum>
  <w:abstractNum w:abstractNumId="9" w15:restartNumberingAfterBreak="0">
    <w:nsid w:val="2E21654E"/>
    <w:multiLevelType w:val="multilevel"/>
    <w:tmpl w:val="7472BE22"/>
    <w:lvl w:ilvl="0">
      <w:start w:val="4"/>
      <w:numFmt w:val="decimal"/>
      <w:lvlText w:val="%1"/>
      <w:lvlJc w:val="left"/>
      <w:pPr>
        <w:ind w:left="817" w:hanging="7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7" w:hanging="700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9" w:hanging="793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97" w:hanging="7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6" w:hanging="7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5" w:hanging="7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7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3" w:hanging="7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2" w:hanging="793"/>
      </w:pPr>
      <w:rPr>
        <w:rFonts w:hint="default"/>
        <w:lang w:val="en-US" w:eastAsia="en-US" w:bidi="ar-SA"/>
      </w:rPr>
    </w:lvl>
  </w:abstractNum>
  <w:abstractNum w:abstractNumId="10" w15:restartNumberingAfterBreak="0">
    <w:nsid w:val="45DD01B9"/>
    <w:multiLevelType w:val="hybridMultilevel"/>
    <w:tmpl w:val="8EC21694"/>
    <w:lvl w:ilvl="0" w:tplc="9500C00A">
      <w:numFmt w:val="bullet"/>
      <w:lvlText w:val="•"/>
      <w:lvlJc w:val="left"/>
      <w:pPr>
        <w:ind w:left="615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F174B5E4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2" w:tplc="81982988">
      <w:numFmt w:val="bullet"/>
      <w:lvlText w:val="•"/>
      <w:lvlJc w:val="left"/>
      <w:pPr>
        <w:ind w:left="2500" w:hanging="255"/>
      </w:pPr>
      <w:rPr>
        <w:rFonts w:hint="default"/>
        <w:lang w:val="en-US" w:eastAsia="en-US" w:bidi="ar-SA"/>
      </w:rPr>
    </w:lvl>
    <w:lvl w:ilvl="3" w:tplc="A44445C0">
      <w:numFmt w:val="bullet"/>
      <w:lvlText w:val="•"/>
      <w:lvlJc w:val="left"/>
      <w:pPr>
        <w:ind w:left="3440" w:hanging="255"/>
      </w:pPr>
      <w:rPr>
        <w:rFonts w:hint="default"/>
        <w:lang w:val="en-US" w:eastAsia="en-US" w:bidi="ar-SA"/>
      </w:rPr>
    </w:lvl>
    <w:lvl w:ilvl="4" w:tplc="39DC2FEA">
      <w:numFmt w:val="bullet"/>
      <w:lvlText w:val="•"/>
      <w:lvlJc w:val="left"/>
      <w:pPr>
        <w:ind w:left="4380" w:hanging="255"/>
      </w:pPr>
      <w:rPr>
        <w:rFonts w:hint="default"/>
        <w:lang w:val="en-US" w:eastAsia="en-US" w:bidi="ar-SA"/>
      </w:rPr>
    </w:lvl>
    <w:lvl w:ilvl="5" w:tplc="7AA47C58">
      <w:numFmt w:val="bullet"/>
      <w:lvlText w:val="•"/>
      <w:lvlJc w:val="left"/>
      <w:pPr>
        <w:ind w:left="5320" w:hanging="255"/>
      </w:pPr>
      <w:rPr>
        <w:rFonts w:hint="default"/>
        <w:lang w:val="en-US" w:eastAsia="en-US" w:bidi="ar-SA"/>
      </w:rPr>
    </w:lvl>
    <w:lvl w:ilvl="6" w:tplc="C9D0C864">
      <w:numFmt w:val="bullet"/>
      <w:lvlText w:val="•"/>
      <w:lvlJc w:val="left"/>
      <w:pPr>
        <w:ind w:left="6260" w:hanging="255"/>
      </w:pPr>
      <w:rPr>
        <w:rFonts w:hint="default"/>
        <w:lang w:val="en-US" w:eastAsia="en-US" w:bidi="ar-SA"/>
      </w:rPr>
    </w:lvl>
    <w:lvl w:ilvl="7" w:tplc="3B2A43B2">
      <w:numFmt w:val="bullet"/>
      <w:lvlText w:val="•"/>
      <w:lvlJc w:val="left"/>
      <w:pPr>
        <w:ind w:left="7200" w:hanging="255"/>
      </w:pPr>
      <w:rPr>
        <w:rFonts w:hint="default"/>
        <w:lang w:val="en-US" w:eastAsia="en-US" w:bidi="ar-SA"/>
      </w:rPr>
    </w:lvl>
    <w:lvl w:ilvl="8" w:tplc="708C328A">
      <w:numFmt w:val="bullet"/>
      <w:lvlText w:val="•"/>
      <w:lvlJc w:val="left"/>
      <w:pPr>
        <w:ind w:left="8140" w:hanging="255"/>
      </w:pPr>
      <w:rPr>
        <w:rFonts w:hint="default"/>
        <w:lang w:val="en-US" w:eastAsia="en-US" w:bidi="ar-SA"/>
      </w:rPr>
    </w:lvl>
  </w:abstractNum>
  <w:abstractNum w:abstractNumId="11" w15:restartNumberingAfterBreak="0">
    <w:nsid w:val="592E05F6"/>
    <w:multiLevelType w:val="hybridMultilevel"/>
    <w:tmpl w:val="B6961D0A"/>
    <w:lvl w:ilvl="0" w:tplc="871E1780">
      <w:numFmt w:val="bullet"/>
      <w:lvlText w:val="•"/>
      <w:lvlJc w:val="left"/>
      <w:pPr>
        <w:ind w:left="615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D6728272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2" w:tplc="C55A868E">
      <w:numFmt w:val="bullet"/>
      <w:lvlText w:val="•"/>
      <w:lvlJc w:val="left"/>
      <w:pPr>
        <w:ind w:left="2500" w:hanging="255"/>
      </w:pPr>
      <w:rPr>
        <w:rFonts w:hint="default"/>
        <w:lang w:val="en-US" w:eastAsia="en-US" w:bidi="ar-SA"/>
      </w:rPr>
    </w:lvl>
    <w:lvl w:ilvl="3" w:tplc="9F02B9F2">
      <w:numFmt w:val="bullet"/>
      <w:lvlText w:val="•"/>
      <w:lvlJc w:val="left"/>
      <w:pPr>
        <w:ind w:left="3440" w:hanging="255"/>
      </w:pPr>
      <w:rPr>
        <w:rFonts w:hint="default"/>
        <w:lang w:val="en-US" w:eastAsia="en-US" w:bidi="ar-SA"/>
      </w:rPr>
    </w:lvl>
    <w:lvl w:ilvl="4" w:tplc="EEFA9C2C">
      <w:numFmt w:val="bullet"/>
      <w:lvlText w:val="•"/>
      <w:lvlJc w:val="left"/>
      <w:pPr>
        <w:ind w:left="4380" w:hanging="255"/>
      </w:pPr>
      <w:rPr>
        <w:rFonts w:hint="default"/>
        <w:lang w:val="en-US" w:eastAsia="en-US" w:bidi="ar-SA"/>
      </w:rPr>
    </w:lvl>
    <w:lvl w:ilvl="5" w:tplc="D330979A">
      <w:numFmt w:val="bullet"/>
      <w:lvlText w:val="•"/>
      <w:lvlJc w:val="left"/>
      <w:pPr>
        <w:ind w:left="5320" w:hanging="255"/>
      </w:pPr>
      <w:rPr>
        <w:rFonts w:hint="default"/>
        <w:lang w:val="en-US" w:eastAsia="en-US" w:bidi="ar-SA"/>
      </w:rPr>
    </w:lvl>
    <w:lvl w:ilvl="6" w:tplc="75D280A0">
      <w:numFmt w:val="bullet"/>
      <w:lvlText w:val="•"/>
      <w:lvlJc w:val="left"/>
      <w:pPr>
        <w:ind w:left="6260" w:hanging="255"/>
      </w:pPr>
      <w:rPr>
        <w:rFonts w:hint="default"/>
        <w:lang w:val="en-US" w:eastAsia="en-US" w:bidi="ar-SA"/>
      </w:rPr>
    </w:lvl>
    <w:lvl w:ilvl="7" w:tplc="FA9E486A">
      <w:numFmt w:val="bullet"/>
      <w:lvlText w:val="•"/>
      <w:lvlJc w:val="left"/>
      <w:pPr>
        <w:ind w:left="7200" w:hanging="255"/>
      </w:pPr>
      <w:rPr>
        <w:rFonts w:hint="default"/>
        <w:lang w:val="en-US" w:eastAsia="en-US" w:bidi="ar-SA"/>
      </w:rPr>
    </w:lvl>
    <w:lvl w:ilvl="8" w:tplc="5DCCF052">
      <w:numFmt w:val="bullet"/>
      <w:lvlText w:val="•"/>
      <w:lvlJc w:val="left"/>
      <w:pPr>
        <w:ind w:left="8140" w:hanging="255"/>
      </w:pPr>
      <w:rPr>
        <w:rFonts w:hint="default"/>
        <w:lang w:val="en-US" w:eastAsia="en-US" w:bidi="ar-SA"/>
      </w:rPr>
    </w:lvl>
  </w:abstractNum>
  <w:abstractNum w:abstractNumId="12" w15:restartNumberingAfterBreak="0">
    <w:nsid w:val="5C2E292C"/>
    <w:multiLevelType w:val="multilevel"/>
    <w:tmpl w:val="5220F01C"/>
    <w:lvl w:ilvl="0">
      <w:start w:val="4"/>
      <w:numFmt w:val="upperLetter"/>
      <w:lvlText w:val="%1"/>
      <w:lvlJc w:val="left"/>
      <w:pPr>
        <w:ind w:left="902" w:hanging="7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2" w:hanging="786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15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42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3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4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5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6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7" w:hanging="255"/>
      </w:pPr>
      <w:rPr>
        <w:rFonts w:hint="default"/>
        <w:lang w:val="en-US" w:eastAsia="en-US" w:bidi="ar-SA"/>
      </w:rPr>
    </w:lvl>
  </w:abstractNum>
  <w:abstractNum w:abstractNumId="13" w15:restartNumberingAfterBreak="0">
    <w:nsid w:val="5D0973EA"/>
    <w:multiLevelType w:val="multilevel"/>
    <w:tmpl w:val="52840492"/>
    <w:lvl w:ilvl="0">
      <w:start w:val="2"/>
      <w:numFmt w:val="upperLetter"/>
      <w:lvlText w:val="%1"/>
      <w:lvlJc w:val="left"/>
      <w:pPr>
        <w:ind w:left="885" w:hanging="7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5" w:hanging="768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21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6" w:hanging="850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88" w:hanging="8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8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7" w:hanging="8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2" w:hanging="8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6" w:hanging="8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1" w:hanging="850"/>
      </w:pPr>
      <w:rPr>
        <w:rFonts w:hint="default"/>
        <w:lang w:val="en-US" w:eastAsia="en-US" w:bidi="ar-SA"/>
      </w:rPr>
    </w:lvl>
  </w:abstractNum>
  <w:abstractNum w:abstractNumId="14" w15:restartNumberingAfterBreak="0">
    <w:nsid w:val="625A5C24"/>
    <w:multiLevelType w:val="hybridMultilevel"/>
    <w:tmpl w:val="1E74C5B4"/>
    <w:lvl w:ilvl="0" w:tplc="1B946D24">
      <w:start w:val="1"/>
      <w:numFmt w:val="decimal"/>
      <w:lvlText w:val="%1)"/>
      <w:lvlJc w:val="left"/>
      <w:pPr>
        <w:ind w:left="615" w:hanging="277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1" w:tplc="7AF23B02">
      <w:numFmt w:val="bullet"/>
      <w:lvlText w:val="•"/>
      <w:lvlJc w:val="left"/>
      <w:pPr>
        <w:ind w:left="1542" w:hanging="277"/>
      </w:pPr>
      <w:rPr>
        <w:rFonts w:hint="default"/>
        <w:lang w:val="en-US" w:eastAsia="en-US" w:bidi="ar-SA"/>
      </w:rPr>
    </w:lvl>
    <w:lvl w:ilvl="2" w:tplc="2F3C64E4">
      <w:numFmt w:val="bullet"/>
      <w:lvlText w:val="•"/>
      <w:lvlJc w:val="left"/>
      <w:pPr>
        <w:ind w:left="2464" w:hanging="277"/>
      </w:pPr>
      <w:rPr>
        <w:rFonts w:hint="default"/>
        <w:lang w:val="en-US" w:eastAsia="en-US" w:bidi="ar-SA"/>
      </w:rPr>
    </w:lvl>
    <w:lvl w:ilvl="3" w:tplc="0A76BE06">
      <w:numFmt w:val="bullet"/>
      <w:lvlText w:val="•"/>
      <w:lvlJc w:val="left"/>
      <w:pPr>
        <w:ind w:left="3386" w:hanging="277"/>
      </w:pPr>
      <w:rPr>
        <w:rFonts w:hint="default"/>
        <w:lang w:val="en-US" w:eastAsia="en-US" w:bidi="ar-SA"/>
      </w:rPr>
    </w:lvl>
    <w:lvl w:ilvl="4" w:tplc="8FCC02F4">
      <w:numFmt w:val="bullet"/>
      <w:lvlText w:val="•"/>
      <w:lvlJc w:val="left"/>
      <w:pPr>
        <w:ind w:left="4308" w:hanging="277"/>
      </w:pPr>
      <w:rPr>
        <w:rFonts w:hint="default"/>
        <w:lang w:val="en-US" w:eastAsia="en-US" w:bidi="ar-SA"/>
      </w:rPr>
    </w:lvl>
    <w:lvl w:ilvl="5" w:tplc="CD306332">
      <w:numFmt w:val="bullet"/>
      <w:lvlText w:val="•"/>
      <w:lvlJc w:val="left"/>
      <w:pPr>
        <w:ind w:left="5230" w:hanging="277"/>
      </w:pPr>
      <w:rPr>
        <w:rFonts w:hint="default"/>
        <w:lang w:val="en-US" w:eastAsia="en-US" w:bidi="ar-SA"/>
      </w:rPr>
    </w:lvl>
    <w:lvl w:ilvl="6" w:tplc="D62E4D8A">
      <w:numFmt w:val="bullet"/>
      <w:lvlText w:val="•"/>
      <w:lvlJc w:val="left"/>
      <w:pPr>
        <w:ind w:left="6152" w:hanging="277"/>
      </w:pPr>
      <w:rPr>
        <w:rFonts w:hint="default"/>
        <w:lang w:val="en-US" w:eastAsia="en-US" w:bidi="ar-SA"/>
      </w:rPr>
    </w:lvl>
    <w:lvl w:ilvl="7" w:tplc="0146205E">
      <w:numFmt w:val="bullet"/>
      <w:lvlText w:val="•"/>
      <w:lvlJc w:val="left"/>
      <w:pPr>
        <w:ind w:left="7074" w:hanging="277"/>
      </w:pPr>
      <w:rPr>
        <w:rFonts w:hint="default"/>
        <w:lang w:val="en-US" w:eastAsia="en-US" w:bidi="ar-SA"/>
      </w:rPr>
    </w:lvl>
    <w:lvl w:ilvl="8" w:tplc="FEACA102">
      <w:numFmt w:val="bullet"/>
      <w:lvlText w:val="•"/>
      <w:lvlJc w:val="left"/>
      <w:pPr>
        <w:ind w:left="7996" w:hanging="277"/>
      </w:pPr>
      <w:rPr>
        <w:rFonts w:hint="default"/>
        <w:lang w:val="en-US" w:eastAsia="en-US" w:bidi="ar-SA"/>
      </w:rPr>
    </w:lvl>
  </w:abstractNum>
  <w:abstractNum w:abstractNumId="15" w15:restartNumberingAfterBreak="0">
    <w:nsid w:val="64E44D0A"/>
    <w:multiLevelType w:val="multilevel"/>
    <w:tmpl w:val="5DC00098"/>
    <w:lvl w:ilvl="0">
      <w:start w:val="3"/>
      <w:numFmt w:val="decimal"/>
      <w:lvlText w:val="%1"/>
      <w:lvlJc w:val="left"/>
      <w:pPr>
        <w:ind w:left="817" w:hanging="7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7" w:hanging="700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9" w:hanging="793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15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100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01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01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401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02" w:hanging="255"/>
      </w:pPr>
      <w:rPr>
        <w:rFonts w:hint="default"/>
        <w:lang w:val="en-US" w:eastAsia="en-US" w:bidi="ar-SA"/>
      </w:rPr>
    </w:lvl>
  </w:abstractNum>
  <w:abstractNum w:abstractNumId="16" w15:restartNumberingAfterBreak="0">
    <w:nsid w:val="66727C54"/>
    <w:multiLevelType w:val="multilevel"/>
    <w:tmpl w:val="0F74533C"/>
    <w:lvl w:ilvl="0">
      <w:start w:val="2"/>
      <w:numFmt w:val="decimal"/>
      <w:lvlText w:val="%1"/>
      <w:lvlJc w:val="left"/>
      <w:pPr>
        <w:ind w:left="817" w:hanging="7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7" w:hanging="700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24" w:hanging="7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7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7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0" w:hanging="7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2" w:hanging="7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7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6" w:hanging="700"/>
      </w:pPr>
      <w:rPr>
        <w:rFonts w:hint="default"/>
        <w:lang w:val="en-US" w:eastAsia="en-US" w:bidi="ar-SA"/>
      </w:rPr>
    </w:lvl>
  </w:abstractNum>
  <w:abstractNum w:abstractNumId="17" w15:restartNumberingAfterBreak="0">
    <w:nsid w:val="73461965"/>
    <w:multiLevelType w:val="multilevel"/>
    <w:tmpl w:val="00806B14"/>
    <w:lvl w:ilvl="0">
      <w:start w:val="1"/>
      <w:numFmt w:val="decimal"/>
      <w:lvlText w:val="%1"/>
      <w:lvlJc w:val="left"/>
      <w:pPr>
        <w:ind w:left="416" w:hanging="299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7F0000"/>
        <w:spacing w:val="0"/>
        <w:w w:val="114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4" w:hanging="45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7F0000"/>
        <w:spacing w:val="0"/>
        <w:w w:val="101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12" w:hanging="638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7F0000"/>
        <w:spacing w:val="0"/>
        <w:w w:val="102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60" w:hanging="6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0" w:hanging="6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0" w:hanging="6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0" w:hanging="6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6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0" w:hanging="638"/>
      </w:pPr>
      <w:rPr>
        <w:rFonts w:hint="default"/>
        <w:lang w:val="en-US" w:eastAsia="en-US" w:bidi="ar-SA"/>
      </w:rPr>
    </w:lvl>
  </w:abstractNum>
  <w:abstractNum w:abstractNumId="18" w15:restartNumberingAfterBreak="0">
    <w:nsid w:val="78CF6876"/>
    <w:multiLevelType w:val="multilevel"/>
    <w:tmpl w:val="AD9A9866"/>
    <w:lvl w:ilvl="0">
      <w:start w:val="1"/>
      <w:numFmt w:val="decimal"/>
      <w:lvlText w:val="%1"/>
      <w:lvlJc w:val="left"/>
      <w:pPr>
        <w:ind w:left="817" w:hanging="7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7" w:hanging="700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15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24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6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1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33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5" w:hanging="255"/>
      </w:pPr>
      <w:rPr>
        <w:rFonts w:hint="default"/>
        <w:lang w:val="en-US" w:eastAsia="en-US" w:bidi="ar-SA"/>
      </w:rPr>
    </w:lvl>
  </w:abstractNum>
  <w:abstractNum w:abstractNumId="19" w15:restartNumberingAfterBreak="0">
    <w:nsid w:val="7CA64826"/>
    <w:multiLevelType w:val="hybridMultilevel"/>
    <w:tmpl w:val="5DDE8A00"/>
    <w:lvl w:ilvl="0" w:tplc="C61EF862">
      <w:numFmt w:val="bullet"/>
      <w:lvlText w:val="•"/>
      <w:lvlJc w:val="left"/>
      <w:pPr>
        <w:ind w:left="615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6EF04C8A">
      <w:numFmt w:val="bullet"/>
      <w:lvlText w:val="•"/>
      <w:lvlJc w:val="left"/>
      <w:pPr>
        <w:ind w:left="1542" w:hanging="255"/>
      </w:pPr>
      <w:rPr>
        <w:rFonts w:hint="default"/>
        <w:lang w:val="en-US" w:eastAsia="en-US" w:bidi="ar-SA"/>
      </w:rPr>
    </w:lvl>
    <w:lvl w:ilvl="2" w:tplc="D550DC8E">
      <w:numFmt w:val="bullet"/>
      <w:lvlText w:val="•"/>
      <w:lvlJc w:val="left"/>
      <w:pPr>
        <w:ind w:left="2464" w:hanging="255"/>
      </w:pPr>
      <w:rPr>
        <w:rFonts w:hint="default"/>
        <w:lang w:val="en-US" w:eastAsia="en-US" w:bidi="ar-SA"/>
      </w:rPr>
    </w:lvl>
    <w:lvl w:ilvl="3" w:tplc="B7F6DD70">
      <w:numFmt w:val="bullet"/>
      <w:lvlText w:val="•"/>
      <w:lvlJc w:val="left"/>
      <w:pPr>
        <w:ind w:left="3386" w:hanging="255"/>
      </w:pPr>
      <w:rPr>
        <w:rFonts w:hint="default"/>
        <w:lang w:val="en-US" w:eastAsia="en-US" w:bidi="ar-SA"/>
      </w:rPr>
    </w:lvl>
    <w:lvl w:ilvl="4" w:tplc="91C46F6A">
      <w:numFmt w:val="bullet"/>
      <w:lvlText w:val="•"/>
      <w:lvlJc w:val="left"/>
      <w:pPr>
        <w:ind w:left="4308" w:hanging="255"/>
      </w:pPr>
      <w:rPr>
        <w:rFonts w:hint="default"/>
        <w:lang w:val="en-US" w:eastAsia="en-US" w:bidi="ar-SA"/>
      </w:rPr>
    </w:lvl>
    <w:lvl w:ilvl="5" w:tplc="A6FC8B2C">
      <w:numFmt w:val="bullet"/>
      <w:lvlText w:val="•"/>
      <w:lvlJc w:val="left"/>
      <w:pPr>
        <w:ind w:left="5230" w:hanging="255"/>
      </w:pPr>
      <w:rPr>
        <w:rFonts w:hint="default"/>
        <w:lang w:val="en-US" w:eastAsia="en-US" w:bidi="ar-SA"/>
      </w:rPr>
    </w:lvl>
    <w:lvl w:ilvl="6" w:tplc="7F4AB950">
      <w:numFmt w:val="bullet"/>
      <w:lvlText w:val="•"/>
      <w:lvlJc w:val="left"/>
      <w:pPr>
        <w:ind w:left="6152" w:hanging="255"/>
      </w:pPr>
      <w:rPr>
        <w:rFonts w:hint="default"/>
        <w:lang w:val="en-US" w:eastAsia="en-US" w:bidi="ar-SA"/>
      </w:rPr>
    </w:lvl>
    <w:lvl w:ilvl="7" w:tplc="E250CD80">
      <w:numFmt w:val="bullet"/>
      <w:lvlText w:val="•"/>
      <w:lvlJc w:val="left"/>
      <w:pPr>
        <w:ind w:left="7074" w:hanging="255"/>
      </w:pPr>
      <w:rPr>
        <w:rFonts w:hint="default"/>
        <w:lang w:val="en-US" w:eastAsia="en-US" w:bidi="ar-SA"/>
      </w:rPr>
    </w:lvl>
    <w:lvl w:ilvl="8" w:tplc="4A1463EA">
      <w:numFmt w:val="bullet"/>
      <w:lvlText w:val="•"/>
      <w:lvlJc w:val="left"/>
      <w:pPr>
        <w:ind w:left="7996" w:hanging="255"/>
      </w:pPr>
      <w:rPr>
        <w:rFonts w:hint="default"/>
        <w:lang w:val="en-US" w:eastAsia="en-US" w:bidi="ar-SA"/>
      </w:rPr>
    </w:lvl>
  </w:abstractNum>
  <w:num w:numId="1" w16cid:durableId="710570945">
    <w:abstractNumId w:val="1"/>
  </w:num>
  <w:num w:numId="2" w16cid:durableId="525488799">
    <w:abstractNumId w:val="12"/>
  </w:num>
  <w:num w:numId="3" w16cid:durableId="1247105956">
    <w:abstractNumId w:val="2"/>
  </w:num>
  <w:num w:numId="4" w16cid:durableId="1190682053">
    <w:abstractNumId w:val="8"/>
  </w:num>
  <w:num w:numId="5" w16cid:durableId="1246572073">
    <w:abstractNumId w:val="10"/>
  </w:num>
  <w:num w:numId="6" w16cid:durableId="1047608208">
    <w:abstractNumId w:val="11"/>
  </w:num>
  <w:num w:numId="7" w16cid:durableId="1521311251">
    <w:abstractNumId w:val="5"/>
  </w:num>
  <w:num w:numId="8" w16cid:durableId="1582061235">
    <w:abstractNumId w:val="13"/>
  </w:num>
  <w:num w:numId="9" w16cid:durableId="23791345">
    <w:abstractNumId w:val="4"/>
  </w:num>
  <w:num w:numId="10" w16cid:durableId="1154680129">
    <w:abstractNumId w:val="9"/>
  </w:num>
  <w:num w:numId="11" w16cid:durableId="1026323087">
    <w:abstractNumId w:val="19"/>
  </w:num>
  <w:num w:numId="12" w16cid:durableId="1109817162">
    <w:abstractNumId w:val="0"/>
  </w:num>
  <w:num w:numId="13" w16cid:durableId="906695420">
    <w:abstractNumId w:val="15"/>
  </w:num>
  <w:num w:numId="14" w16cid:durableId="206064544">
    <w:abstractNumId w:val="16"/>
  </w:num>
  <w:num w:numId="15" w16cid:durableId="817065313">
    <w:abstractNumId w:val="7"/>
  </w:num>
  <w:num w:numId="16" w16cid:durableId="304044240">
    <w:abstractNumId w:val="6"/>
  </w:num>
  <w:num w:numId="17" w16cid:durableId="255794631">
    <w:abstractNumId w:val="14"/>
  </w:num>
  <w:num w:numId="18" w16cid:durableId="381487786">
    <w:abstractNumId w:val="18"/>
  </w:num>
  <w:num w:numId="19" w16cid:durableId="1300650935">
    <w:abstractNumId w:val="3"/>
  </w:num>
  <w:num w:numId="20" w16cid:durableId="1076171486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lvatore Morelli">
    <w15:presenceInfo w15:providerId="AD" w15:userId="S::smorelli@os.uniroma3.it::795bab09-1da8-4432-a00e-53a0e96f9a5c"/>
  </w15:person>
  <w15:person w15:author="Luca Giangregorio">
    <w15:presenceInfo w15:providerId="AD" w15:userId="S::lgiangregorio@os.uniroma3.it::dda046dc-3df0-4273-8150-a09635c8e4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trackRevisions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F6"/>
    <w:rsid w:val="00017BAC"/>
    <w:rsid w:val="00067953"/>
    <w:rsid w:val="000A0C27"/>
    <w:rsid w:val="000F7FDF"/>
    <w:rsid w:val="0026594B"/>
    <w:rsid w:val="00395AA2"/>
    <w:rsid w:val="003A075B"/>
    <w:rsid w:val="003D5C14"/>
    <w:rsid w:val="00620CF6"/>
    <w:rsid w:val="00644A60"/>
    <w:rsid w:val="00654786"/>
    <w:rsid w:val="00745353"/>
    <w:rsid w:val="00752C82"/>
    <w:rsid w:val="007F7D07"/>
    <w:rsid w:val="0081563E"/>
    <w:rsid w:val="008639E6"/>
    <w:rsid w:val="00873CAD"/>
    <w:rsid w:val="00877B21"/>
    <w:rsid w:val="008A412D"/>
    <w:rsid w:val="008A5DE9"/>
    <w:rsid w:val="008B7AF7"/>
    <w:rsid w:val="008E79FC"/>
    <w:rsid w:val="009E4A40"/>
    <w:rsid w:val="00AD5ACA"/>
    <w:rsid w:val="00BD7116"/>
    <w:rsid w:val="00BF0577"/>
    <w:rsid w:val="00C7323D"/>
    <w:rsid w:val="00D60468"/>
    <w:rsid w:val="00D71D2A"/>
    <w:rsid w:val="00D862FE"/>
    <w:rsid w:val="00E87043"/>
    <w:rsid w:val="00F335D1"/>
    <w:rsid w:val="00F431FF"/>
    <w:rsid w:val="00FD7CCE"/>
    <w:rsid w:val="00FE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CD7D3"/>
  <w15:docId w15:val="{6A285808-6FE7-49C2-B3DA-B35310CF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817" w:hanging="7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909" w:hanging="79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415" w:hanging="298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6" w:right="115" w:hanging="51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119"/>
    </w:pPr>
  </w:style>
  <w:style w:type="paragraph" w:styleId="Revision">
    <w:name w:val="Revision"/>
    <w:hidden/>
    <w:uiPriority w:val="99"/>
    <w:semiHidden/>
    <w:rsid w:val="003A075B"/>
    <w:pPr>
      <w:widowControl/>
      <w:autoSpaceDE/>
      <w:autoSpaceDN/>
    </w:pPr>
    <w:rPr>
      <w:rFonts w:ascii="Palatino Linotype" w:eastAsia="Palatino Linotype" w:hAnsi="Palatino Linotype" w:cs="Palatino Linotype"/>
    </w:rPr>
  </w:style>
  <w:style w:type="character" w:styleId="CommentReference">
    <w:name w:val="annotation reference"/>
    <w:basedOn w:val="DefaultParagraphFont"/>
    <w:uiPriority w:val="99"/>
    <w:semiHidden/>
    <w:unhideWhenUsed/>
    <w:rsid w:val="003A07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7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75B"/>
    <w:rPr>
      <w:rFonts w:ascii="Palatino Linotype" w:eastAsia="Palatino Linotype" w:hAnsi="Palatino Linotype" w:cs="Palatino Linotype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7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75B"/>
    <w:rPr>
      <w:rFonts w:ascii="Palatino Linotype" w:eastAsia="Palatino Linotype" w:hAnsi="Palatino Linotype" w:cs="Palatino Linotype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A41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1244</Words>
  <Characters>7094</Characters>
  <Application>Microsoft Office Word</Application>
  <DocSecurity>0</DocSecurity>
  <Lines>59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smorelli</dc:creator>
  <cp:lastModifiedBy>Luca Giangregorio</cp:lastModifiedBy>
  <cp:revision>3</cp:revision>
  <dcterms:created xsi:type="dcterms:W3CDTF">2024-07-19T15:48:00Z</dcterms:created>
  <dcterms:modified xsi:type="dcterms:W3CDTF">2024-07-23T15:11:00Z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2023-06-08T00:00:00Z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(20220710)</vt:lpwstr>
  </property>
  <property fmtid="{D5CDD505-2E9C-101B-9397-08002B2CF9AE}" pid="5" name="LastSaved">
    <vt:filetime>2023-06-08T00:00:00Z</vt:filetime>
  </property>
</Properties>
</file>